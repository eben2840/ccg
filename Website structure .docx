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Navigation Selection</w:t>
      </w:r>
    </w:p>
    <w:p w:rsidR="00000000" w:rsidDel="00000000" w:rsidP="00000000" w:rsidRDefault="00000000" w:rsidRPr="00000000" w14:paraId="000000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sdt>
        <w:sdtPr>
          <w:id w:val="-201804733"/>
          <w:tag w:val="goog_rdk_1"/>
        </w:sdtPr>
        <w:sdtContent>
          <w:del w:author="Mariesa Welcome" w:id="0" w:date="2025-11-24T11:45:57Z"/>
          <w:sdt>
            <w:sdtPr>
              <w:id w:val="-1039027585"/>
              <w:tag w:val="goog_rdk_2"/>
            </w:sdtPr>
            <w:sdtContent>
              <w:commentRangeStart w:id="0"/>
            </w:sdtContent>
          </w:sdt>
          <w:del w:author="Mariesa Welcome" w:id="0" w:date="2025-11-24T11:45:5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Solution</w:delText>
            </w:r>
            <w:commentRangeEnd w:id="0"/>
            <w:r w:rsidDel="00000000" w:rsidR="00000000" w:rsidRPr="00000000">
              <w:commentReference w:id="0"/>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sdtContent>
      </w:sdt>
      <w:r w:rsidDel="00000000" w:rsidR="00000000" w:rsidRPr="00000000">
        <w:rPr>
          <w:rtl w:val="0"/>
        </w:rPr>
      </w:r>
    </w:p>
    <w:sdt>
      <w:sdtPr>
        <w:id w:val="-2104755793"/>
        <w:tag w:val="goog_rdk_5"/>
      </w:sdtPr>
      <w:sdtContent>
        <w:p w:rsidR="00000000" w:rsidDel="00000000" w:rsidP="00000000" w:rsidRDefault="00000000" w:rsidRPr="00000000" w14:paraId="000000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ns w:author="Mariesa Welcome" w:id="1" w:date="2025-11-24T11:41:33Z"/>
            </w:rPr>
          </w:pPr>
          <w:sdt>
            <w:sdtPr>
              <w:id w:val="-74497897"/>
              <w:tag w:val="goog_rdk_3"/>
            </w:sdtPr>
            <w:sdtContent>
              <w:commentRangeStart w:id="1"/>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Industries</w:t>
          </w:r>
          <w:sdt>
            <w:sdtPr>
              <w:id w:val="-1019047843"/>
              <w:tag w:val="goog_rdk_4"/>
            </w:sdtPr>
            <w:sdtContent>
              <w:ins w:author="Mariesa Welcome" w:id="1" w:date="2025-11-24T11:41:33Z">
                <w:commentRangeEnd w:id="1"/>
                <w:r w:rsidDel="00000000" w:rsidR="00000000" w:rsidRPr="00000000">
                  <w:commentReference w:id="1"/>
                </w:r>
                <w:r w:rsidDel="00000000" w:rsidR="00000000" w:rsidRPr="00000000">
                  <w:rPr>
                    <w:rtl w:val="0"/>
                  </w:rPr>
                </w:r>
              </w:ins>
            </w:sdtContent>
          </w:sdt>
        </w:p>
      </w:sdtContent>
    </w:sdt>
    <w:sdt>
      <w:sdtPr>
        <w:id w:val="-2000941778"/>
        <w:tag w:val="goog_rdk_8"/>
      </w:sdtPr>
      <w:sdtContent>
        <w:p w:rsidR="00000000" w:rsidDel="00000000" w:rsidP="00000000" w:rsidRDefault="00000000" w:rsidRPr="00000000" w14:paraId="0000000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1" w:date="2025-11-24T11:41:33Z"/>
              <w:u w:val="none"/>
            </w:rPr>
          </w:pPr>
          <w:sdt>
            <w:sdtPr>
              <w:id w:val="-127129459"/>
              <w:tag w:val="goog_rdk_6"/>
            </w:sdtPr>
            <w:sdtContent>
              <w:ins w:author="Mariesa Welcome" w:id="1" w:date="2025-11-24T11:41:33Z"/>
              <w:sdt>
                <w:sdtPr>
                  <w:id w:val="1666608566"/>
                  <w:tag w:val="goog_rdk_7"/>
                </w:sdtPr>
                <w:sdtContent>
                  <w:ins w:author="Mariesa Welcome" w:id="1" w:date="2025-11-24T11:41:33Z">
                    <w:r w:rsidDel="00000000" w:rsidR="00000000" w:rsidRPr="00000000">
                      <w:rPr>
                        <w:rtl w:val="0"/>
                        <w:rPrChange w:author="Mariesa Welcome" w:id="2" w:date="2025-11-24T11:41:33Z">
                          <w:rPr>
                            <w:rFonts w:ascii="Aptos" w:cs="Aptos" w:eastAsia="Aptos" w:hAnsi="Aptos"/>
                            <w:b w:val="0"/>
                            <w:bCs w:val="0"/>
                            <w:i w:val="0"/>
                            <w:iCs w:val="0"/>
                            <w:smallCaps w:val="0"/>
                            <w:strike w:val="0"/>
                            <w:color w:val="000000"/>
                            <w:sz w:val="24"/>
                            <w:szCs w:val="24"/>
                            <w:u w:val="none"/>
                            <w:shd w:fill="auto" w:val="clear"/>
                            <w:vertAlign w:val="baseline"/>
                          </w:rPr>
                        </w:rPrChange>
                      </w:rPr>
                      <w:t xml:space="preserve">Agriculture</w:t>
                    </w:r>
                  </w:ins>
                </w:sdtContent>
              </w:sdt>
              <w:ins w:author="Mariesa Welcome" w:id="1" w:date="2025-11-24T11:41:33Z"/>
            </w:sdtContent>
          </w:sdt>
        </w:p>
      </w:sdtContent>
    </w:sdt>
    <w:sdt>
      <w:sdtPr>
        <w:id w:val="1515991255"/>
        <w:tag w:val="goog_rdk_11"/>
      </w:sdtPr>
      <w:sdtContent>
        <w:p w:rsidR="00000000" w:rsidDel="00000000" w:rsidP="00000000" w:rsidRDefault="00000000" w:rsidRPr="00000000" w14:paraId="0000000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1" w:date="2025-11-24T11:41:33Z"/>
              <w:u w:val="none"/>
            </w:rPr>
          </w:pPr>
          <w:sdt>
            <w:sdtPr>
              <w:id w:val="981166812"/>
              <w:tag w:val="goog_rdk_9"/>
            </w:sdtPr>
            <w:sdtContent>
              <w:ins w:author="Mariesa Welcome" w:id="1" w:date="2025-11-24T11:41:33Z"/>
              <w:sdt>
                <w:sdtPr>
                  <w:id w:val="1455847846"/>
                  <w:tag w:val="goog_rdk_10"/>
                </w:sdtPr>
                <w:sdtContent>
                  <w:ins w:author="Mariesa Welcome" w:id="1" w:date="2025-11-24T11:41:33Z">
                    <w:r w:rsidDel="00000000" w:rsidR="00000000" w:rsidRPr="00000000">
                      <w:rPr>
                        <w:rtl w:val="0"/>
                        <w:rPrChange w:author="Mariesa Welcome" w:id="2" w:date="2025-11-24T11:41:33Z">
                          <w:rPr>
                            <w:rFonts w:ascii="Aptos" w:cs="Aptos" w:eastAsia="Aptos" w:hAnsi="Aptos"/>
                            <w:b w:val="0"/>
                            <w:bCs w:val="0"/>
                            <w:i w:val="0"/>
                            <w:iCs w:val="0"/>
                            <w:smallCaps w:val="0"/>
                            <w:strike w:val="0"/>
                            <w:color w:val="000000"/>
                            <w:sz w:val="24"/>
                            <w:szCs w:val="24"/>
                            <w:u w:val="none"/>
                            <w:shd w:fill="auto" w:val="clear"/>
                            <w:vertAlign w:val="baseline"/>
                          </w:rPr>
                        </w:rPrChange>
                      </w:rPr>
                      <w:t xml:space="preserve">Consumer Packaged Goods</w:t>
                    </w:r>
                  </w:ins>
                </w:sdtContent>
              </w:sdt>
              <w:ins w:author="Mariesa Welcome" w:id="1" w:date="2025-11-24T11:41:33Z"/>
            </w:sdtContent>
          </w:sdt>
        </w:p>
      </w:sdtContent>
    </w:sdt>
    <w:sdt>
      <w:sdtPr>
        <w:id w:val="-1472152946"/>
        <w:tag w:val="goog_rdk_14"/>
      </w:sdtPr>
      <w:sdtContent>
        <w:p w:rsidR="00000000" w:rsidDel="00000000" w:rsidP="00000000" w:rsidRDefault="00000000" w:rsidRPr="00000000" w14:paraId="0000000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1" w:date="2025-11-24T11:41:33Z"/>
              <w:u w:val="none"/>
            </w:rPr>
          </w:pPr>
          <w:sdt>
            <w:sdtPr>
              <w:id w:val="1307641852"/>
              <w:tag w:val="goog_rdk_12"/>
            </w:sdtPr>
            <w:sdtContent>
              <w:ins w:author="Mariesa Welcome" w:id="1" w:date="2025-11-24T11:41:33Z"/>
              <w:sdt>
                <w:sdtPr>
                  <w:id w:val="1022421775"/>
                  <w:tag w:val="goog_rdk_13"/>
                </w:sdtPr>
                <w:sdtContent>
                  <w:ins w:author="Mariesa Welcome" w:id="1" w:date="2025-11-24T11:41:33Z">
                    <w:r w:rsidDel="00000000" w:rsidR="00000000" w:rsidRPr="00000000">
                      <w:rPr>
                        <w:rtl w:val="0"/>
                        <w:rPrChange w:author="Mariesa Welcome" w:id="2" w:date="2025-11-24T11:41:33Z">
                          <w:rPr>
                            <w:rFonts w:ascii="Aptos" w:cs="Aptos" w:eastAsia="Aptos" w:hAnsi="Aptos"/>
                            <w:b w:val="0"/>
                            <w:bCs w:val="0"/>
                            <w:i w:val="0"/>
                            <w:iCs w:val="0"/>
                            <w:smallCaps w:val="0"/>
                            <w:strike w:val="0"/>
                            <w:color w:val="000000"/>
                            <w:sz w:val="24"/>
                            <w:szCs w:val="24"/>
                            <w:u w:val="none"/>
                            <w:shd w:fill="auto" w:val="clear"/>
                            <w:vertAlign w:val="baseline"/>
                          </w:rPr>
                        </w:rPrChange>
                      </w:rPr>
                      <w:t xml:space="preserve">Education</w:t>
                    </w:r>
                  </w:ins>
                </w:sdtContent>
              </w:sdt>
              <w:ins w:author="Mariesa Welcome" w:id="1" w:date="2025-11-24T11:41:33Z"/>
            </w:sdtContent>
          </w:sdt>
        </w:p>
      </w:sdtContent>
    </w:sdt>
    <w:sdt>
      <w:sdtPr>
        <w:id w:val="1435904030"/>
        <w:tag w:val="goog_rdk_17"/>
      </w:sdtPr>
      <w:sdtContent>
        <w:p w:rsidR="00000000" w:rsidDel="00000000" w:rsidP="00000000" w:rsidRDefault="00000000" w:rsidRPr="00000000" w14:paraId="0000000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1" w:date="2025-11-24T11:41:33Z"/>
              <w:u w:val="none"/>
            </w:rPr>
          </w:pPr>
          <w:sdt>
            <w:sdtPr>
              <w:id w:val="1257134424"/>
              <w:tag w:val="goog_rdk_15"/>
            </w:sdtPr>
            <w:sdtContent>
              <w:ins w:author="Mariesa Welcome" w:id="1" w:date="2025-11-24T11:41:33Z"/>
              <w:sdt>
                <w:sdtPr>
                  <w:id w:val="-1802111786"/>
                  <w:tag w:val="goog_rdk_16"/>
                </w:sdtPr>
                <w:sdtContent>
                  <w:ins w:author="Mariesa Welcome" w:id="1" w:date="2025-11-24T11:41:33Z">
                    <w:r w:rsidDel="00000000" w:rsidR="00000000" w:rsidRPr="00000000">
                      <w:rPr>
                        <w:rtl w:val="0"/>
                        <w:rPrChange w:author="Mariesa Welcome" w:id="2" w:date="2025-11-24T11:41:33Z">
                          <w:rPr>
                            <w:rFonts w:ascii="Aptos" w:cs="Aptos" w:eastAsia="Aptos" w:hAnsi="Aptos"/>
                            <w:b w:val="0"/>
                            <w:bCs w:val="0"/>
                            <w:i w:val="0"/>
                            <w:iCs w:val="0"/>
                            <w:smallCaps w:val="0"/>
                            <w:strike w:val="0"/>
                            <w:color w:val="000000"/>
                            <w:sz w:val="24"/>
                            <w:szCs w:val="24"/>
                            <w:u w:val="none"/>
                            <w:shd w:fill="auto" w:val="clear"/>
                            <w:vertAlign w:val="baseline"/>
                          </w:rPr>
                        </w:rPrChange>
                      </w:rPr>
                      <w:t xml:space="preserve">Engineering, Construction &amp; Building Materials</w:t>
                    </w:r>
                  </w:ins>
                </w:sdtContent>
              </w:sdt>
              <w:ins w:author="Mariesa Welcome" w:id="1" w:date="2025-11-24T11:41:33Z"/>
            </w:sdtContent>
          </w:sdt>
        </w:p>
      </w:sdtContent>
    </w:sdt>
    <w:sdt>
      <w:sdtPr>
        <w:id w:val="-1106163217"/>
        <w:tag w:val="goog_rdk_21"/>
      </w:sdtPr>
      <w:sdtContent>
        <w:p w:rsidR="00000000" w:rsidDel="00000000" w:rsidP="00000000" w:rsidRDefault="00000000" w:rsidRPr="00000000" w14:paraId="0000000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1" w:date="2025-11-24T11:41:33Z"/>
              <w:u w:val="none"/>
            </w:rPr>
          </w:pPr>
          <w:sdt>
            <w:sdtPr>
              <w:id w:val="-356156331"/>
              <w:tag w:val="goog_rdk_18"/>
            </w:sdtPr>
            <w:sdtContent>
              <w:ins w:author="Mariesa Welcome" w:id="1" w:date="2025-11-24T11:41:33Z"/>
              <w:sdt>
                <w:sdtPr>
                  <w:id w:val="1184014440"/>
                  <w:tag w:val="goog_rdk_19"/>
                </w:sdtPr>
                <w:sdtContent>
                  <w:ins w:author="Mariesa Welcome" w:id="1" w:date="2025-11-24T11:41:33Z">
                    <w:r w:rsidDel="00000000" w:rsidR="00000000" w:rsidRPr="00000000">
                      <w:rPr>
                        <w:rtl w:val="0"/>
                        <w:rPrChange w:author="Mariesa Welcome" w:id="2" w:date="2025-11-24T11:41:33Z">
                          <w:rPr>
                            <w:rFonts w:ascii="Aptos" w:cs="Aptos" w:eastAsia="Aptos" w:hAnsi="Aptos"/>
                            <w:b w:val="0"/>
                            <w:bCs w:val="0"/>
                            <w:i w:val="0"/>
                            <w:iCs w:val="0"/>
                            <w:smallCaps w:val="0"/>
                            <w:strike w:val="0"/>
                            <w:color w:val="000000"/>
                            <w:sz w:val="24"/>
                            <w:szCs w:val="24"/>
                            <w:u w:val="none"/>
                            <w:shd w:fill="auto" w:val="clear"/>
                            <w:vertAlign w:val="baseline"/>
                          </w:rPr>
                        </w:rPrChange>
                      </w:rPr>
                      <w:t xml:space="preserve">Financial</w:t>
                    </w:r>
                  </w:ins>
                </w:sdtContent>
              </w:sdt>
              <w:ins w:author="Mariesa Welcome" w:id="1" w:date="2025-11-24T11:41:33Z">
                <w:sdt>
                  <w:sdtPr>
                    <w:id w:val="-1364170108"/>
                    <w:tag w:val="goog_rdk_20"/>
                  </w:sdtPr>
                  <w:sdtContent>
                    <w:r w:rsidDel="00000000" w:rsidR="00000000" w:rsidRPr="00000000">
                      <w:rPr>
                        <w:rtl w:val="0"/>
                        <w:rPrChange w:author="Mariesa Welcome" w:id="2" w:date="2025-11-24T11:41:33Z">
                          <w:rPr>
                            <w:rFonts w:ascii="Aptos" w:cs="Aptos" w:eastAsia="Aptos" w:hAnsi="Aptos"/>
                            <w:b w:val="0"/>
                            <w:bCs w:val="0"/>
                            <w:i w:val="0"/>
                            <w:iCs w:val="0"/>
                            <w:smallCaps w:val="0"/>
                            <w:strike w:val="0"/>
                            <w:color w:val="000000"/>
                            <w:sz w:val="24"/>
                            <w:szCs w:val="24"/>
                            <w:u w:val="none"/>
                            <w:shd w:fill="auto" w:val="clear"/>
                            <w:vertAlign w:val="baseline"/>
                          </w:rPr>
                        </w:rPrChange>
                      </w:rPr>
                      <w:t xml:space="preserve"> Services</w:t>
                    </w:r>
                  </w:sdtContent>
                </w:sdt>
              </w:ins>
            </w:sdtContent>
          </w:sdt>
        </w:p>
      </w:sdtContent>
    </w:sdt>
    <w:sdt>
      <w:sdtPr>
        <w:id w:val="1940119004"/>
        <w:tag w:val="goog_rdk_24"/>
      </w:sdtPr>
      <w:sdtContent>
        <w:p w:rsidR="00000000" w:rsidDel="00000000" w:rsidP="00000000" w:rsidRDefault="00000000" w:rsidRPr="00000000" w14:paraId="0000000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1" w:date="2025-11-24T11:41:33Z"/>
              <w:u w:val="none"/>
            </w:rPr>
          </w:pPr>
          <w:sdt>
            <w:sdtPr>
              <w:id w:val="-177554557"/>
              <w:tag w:val="goog_rdk_22"/>
            </w:sdtPr>
            <w:sdtContent>
              <w:ins w:author="Mariesa Welcome" w:id="1" w:date="2025-11-24T11:41:33Z"/>
              <w:sdt>
                <w:sdtPr>
                  <w:id w:val="1296175497"/>
                  <w:tag w:val="goog_rdk_23"/>
                </w:sdtPr>
                <w:sdtContent>
                  <w:ins w:author="Mariesa Welcome" w:id="1" w:date="2025-11-24T11:41:33Z">
                    <w:r w:rsidDel="00000000" w:rsidR="00000000" w:rsidRPr="00000000">
                      <w:rPr>
                        <w:rtl w:val="0"/>
                        <w:rPrChange w:author="Mariesa Welcome" w:id="2" w:date="2025-11-24T11:41:33Z">
                          <w:rPr>
                            <w:rFonts w:ascii="Aptos" w:cs="Aptos" w:eastAsia="Aptos" w:hAnsi="Aptos"/>
                            <w:b w:val="0"/>
                            <w:bCs w:val="0"/>
                            <w:i w:val="0"/>
                            <w:iCs w:val="0"/>
                            <w:smallCaps w:val="0"/>
                            <w:strike w:val="0"/>
                            <w:color w:val="000000"/>
                            <w:sz w:val="24"/>
                            <w:szCs w:val="24"/>
                            <w:u w:val="none"/>
                            <w:shd w:fill="auto" w:val="clear"/>
                            <w:vertAlign w:val="baseline"/>
                          </w:rPr>
                        </w:rPrChange>
                      </w:rPr>
                      <w:t xml:space="preserve">Healthcare</w:t>
                    </w:r>
                  </w:ins>
                </w:sdtContent>
              </w:sdt>
              <w:ins w:author="Mariesa Welcome" w:id="1" w:date="2025-11-24T11:41:33Z"/>
            </w:sdtContent>
          </w:sdt>
        </w:p>
      </w:sdtContent>
    </w:sdt>
    <w:sdt>
      <w:sdtPr>
        <w:id w:val="1586344267"/>
        <w:tag w:val="goog_rdk_27"/>
      </w:sdtPr>
      <w:sdtContent>
        <w:p w:rsidR="00000000" w:rsidDel="00000000" w:rsidP="00000000" w:rsidRDefault="00000000" w:rsidRPr="00000000" w14:paraId="0000000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1" w:date="2025-11-24T11:41:33Z"/>
              <w:u w:val="none"/>
            </w:rPr>
          </w:pPr>
          <w:sdt>
            <w:sdtPr>
              <w:id w:val="-1770793791"/>
              <w:tag w:val="goog_rdk_25"/>
            </w:sdtPr>
            <w:sdtContent>
              <w:ins w:author="Mariesa Welcome" w:id="1" w:date="2025-11-24T11:41:33Z"/>
              <w:sdt>
                <w:sdtPr>
                  <w:id w:val="1459481375"/>
                  <w:tag w:val="goog_rdk_26"/>
                </w:sdtPr>
                <w:sdtContent>
                  <w:ins w:author="Mariesa Welcome" w:id="1" w:date="2025-11-24T11:41:33Z">
                    <w:r w:rsidDel="00000000" w:rsidR="00000000" w:rsidRPr="00000000">
                      <w:rPr>
                        <w:rtl w:val="0"/>
                        <w:rPrChange w:author="Mariesa Welcome" w:id="2" w:date="2025-11-24T11:41:33Z">
                          <w:rPr>
                            <w:rFonts w:ascii="Aptos" w:cs="Aptos" w:eastAsia="Aptos" w:hAnsi="Aptos"/>
                            <w:b w:val="0"/>
                            <w:bCs w:val="0"/>
                            <w:i w:val="0"/>
                            <w:iCs w:val="0"/>
                            <w:smallCaps w:val="0"/>
                            <w:strike w:val="0"/>
                            <w:color w:val="000000"/>
                            <w:sz w:val="24"/>
                            <w:szCs w:val="24"/>
                            <w:u w:val="none"/>
                            <w:shd w:fill="auto" w:val="clear"/>
                            <w:vertAlign w:val="baseline"/>
                          </w:rPr>
                        </w:rPrChange>
                      </w:rPr>
                      <w:t xml:space="preserve">Infrastructure</w:t>
                    </w:r>
                  </w:ins>
                </w:sdtContent>
              </w:sdt>
              <w:ins w:author="Mariesa Welcome" w:id="1" w:date="2025-11-24T11:41:33Z"/>
            </w:sdtContent>
          </w:sdt>
        </w:p>
      </w:sdtContent>
    </w:sdt>
    <w:sdt>
      <w:sdtPr>
        <w:id w:val="801063363"/>
        <w:tag w:val="goog_rdk_30"/>
      </w:sdtPr>
      <w:sdtContent>
        <w:p w:rsidR="00000000" w:rsidDel="00000000" w:rsidP="00000000" w:rsidRDefault="00000000" w:rsidRPr="00000000" w14:paraId="0000000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1" w:date="2025-11-24T11:41:33Z"/>
              <w:u w:val="none"/>
            </w:rPr>
          </w:pPr>
          <w:sdt>
            <w:sdtPr>
              <w:id w:val="-508344552"/>
              <w:tag w:val="goog_rdk_28"/>
            </w:sdtPr>
            <w:sdtContent>
              <w:ins w:author="Mariesa Welcome" w:id="1" w:date="2025-11-24T11:41:33Z"/>
              <w:sdt>
                <w:sdtPr>
                  <w:id w:val="-1777090512"/>
                  <w:tag w:val="goog_rdk_29"/>
                </w:sdtPr>
                <w:sdtContent>
                  <w:ins w:author="Mariesa Welcome" w:id="1" w:date="2025-11-24T11:41:33Z">
                    <w:r w:rsidDel="00000000" w:rsidR="00000000" w:rsidRPr="00000000">
                      <w:rPr>
                        <w:rtl w:val="0"/>
                        <w:rPrChange w:author="Mariesa Welcome" w:id="2" w:date="2025-11-24T11:41:33Z">
                          <w:rPr>
                            <w:rFonts w:ascii="Aptos" w:cs="Aptos" w:eastAsia="Aptos" w:hAnsi="Aptos"/>
                            <w:b w:val="0"/>
                            <w:bCs w:val="0"/>
                            <w:i w:val="0"/>
                            <w:iCs w:val="0"/>
                            <w:smallCaps w:val="0"/>
                            <w:strike w:val="0"/>
                            <w:color w:val="000000"/>
                            <w:sz w:val="24"/>
                            <w:szCs w:val="24"/>
                            <w:u w:val="none"/>
                            <w:shd w:fill="auto" w:val="clear"/>
                            <w:vertAlign w:val="baseline"/>
                          </w:rPr>
                        </w:rPrChange>
                      </w:rPr>
                      <w:t xml:space="preserve">Logistics</w:t>
                    </w:r>
                  </w:ins>
                </w:sdtContent>
              </w:sdt>
              <w:ins w:author="Mariesa Welcome" w:id="1" w:date="2025-11-24T11:41:33Z"/>
            </w:sdtContent>
          </w:sdt>
        </w:p>
      </w:sdtContent>
    </w:sdt>
    <w:sdt>
      <w:sdtPr>
        <w:id w:val="638012007"/>
        <w:tag w:val="goog_rdk_34"/>
      </w:sdtPr>
      <w:sdtContent>
        <w:p w:rsidR="00000000" w:rsidDel="00000000" w:rsidP="00000000" w:rsidRDefault="00000000" w:rsidRPr="00000000" w14:paraId="0000000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Change w:author="Mariesa Welcome" w:id="2" w:date="2025-11-24T11:41:33Z">
                <w:rPr/>
              </w:rPrChange>
            </w:rPr>
            <w:pPrChange w:author="Mariesa Welcome" w:id="0" w:date="2025-11-24T11:41:33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pPr>
            </w:pPrChange>
          </w:pPr>
          <w:sdt>
            <w:sdtPr>
              <w:id w:val="-171878442"/>
              <w:tag w:val="goog_rdk_31"/>
            </w:sdtPr>
            <w:sdtContent>
              <w:ins w:author="Mariesa Welcome" w:id="1" w:date="2025-11-24T11:41:33Z"/>
              <w:sdt>
                <w:sdtPr>
                  <w:id w:val="93603970"/>
                  <w:tag w:val="goog_rdk_32"/>
                </w:sdtPr>
                <w:sdtContent>
                  <w:ins w:author="Mariesa Welcome" w:id="1" w:date="2025-11-24T11:41:33Z">
                    <w:r w:rsidDel="00000000" w:rsidR="00000000" w:rsidRPr="00000000">
                      <w:rPr>
                        <w:rtl w:val="0"/>
                        <w:rPrChange w:author="Mariesa Welcome" w:id="2" w:date="2025-11-24T11:41:33Z">
                          <w:rPr>
                            <w:rFonts w:ascii="Aptos" w:cs="Aptos" w:eastAsia="Aptos" w:hAnsi="Aptos"/>
                            <w:b w:val="0"/>
                            <w:bCs w:val="0"/>
                            <w:i w:val="0"/>
                            <w:iCs w:val="0"/>
                            <w:smallCaps w:val="0"/>
                            <w:strike w:val="0"/>
                            <w:color w:val="000000"/>
                            <w:sz w:val="24"/>
                            <w:szCs w:val="24"/>
                            <w:u w:val="none"/>
                            <w:shd w:fill="auto" w:val="clear"/>
                            <w:vertAlign w:val="baseline"/>
                          </w:rPr>
                        </w:rPrChange>
                      </w:rPr>
                      <w:t xml:space="preserve">Packaging &amp; Paper</w:t>
                    </w:r>
                  </w:ins>
                </w:sdtContent>
              </w:sdt>
              <w:ins w:author="Mariesa Welcome" w:id="1" w:date="2025-11-24T11:41:33Z"/>
            </w:sdtContent>
          </w:sdt>
          <w:sdt>
            <w:sdtPr>
              <w:id w:val="-1498039350"/>
              <w:tag w:val="goog_rdk_33"/>
            </w:sdtPr>
            <w:sdtContent>
              <w:r w:rsidDel="00000000" w:rsidR="00000000" w:rsidRPr="00000000">
                <w:rPr>
                  <w:rtl w:val="0"/>
                </w:rPr>
              </w:r>
            </w:sdtContent>
          </w:sdt>
        </w:p>
      </w:sdtContent>
    </w:sdt>
    <w:sdt>
      <w:sdtPr>
        <w:id w:val="-1354156133"/>
        <w:tag w:val="goog_rdk_36"/>
      </w:sdtPr>
      <w:sdtContent>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ns w:author="Mariesa Welcome" w:id="3" w:date="2025-11-23T20:53:23Z"/>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Insight</w:t>
          </w:r>
          <w:sdt>
            <w:sdtPr>
              <w:id w:val="625172850"/>
              <w:tag w:val="goog_rdk_35"/>
            </w:sdtPr>
            <w:sdtContent>
              <w:ins w:author="Mariesa Welcome" w:id="3" w:date="2025-11-23T20:53:2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t>
                </w:r>
              </w:ins>
            </w:sdtContent>
          </w:sdt>
        </w:p>
      </w:sdtContent>
    </w:sdt>
    <w:sdt>
      <w:sdtPr>
        <w:id w:val="-1750521162"/>
        <w:tag w:val="goog_rdk_39"/>
      </w:sdtPr>
      <w:sdtContent>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ns w:author="Mariesa Welcome" w:id="3" w:date="2025-11-23T20:53:23Z"/>
              <w:u w:val="none"/>
            </w:rPr>
          </w:pPr>
          <w:sdt>
            <w:sdtPr>
              <w:id w:val="-848327650"/>
              <w:tag w:val="goog_rdk_37"/>
            </w:sdtPr>
            <w:sdtContent>
              <w:ins w:author="Mariesa Welcome" w:id="3" w:date="2025-11-23T20:53:23Z"/>
              <w:sdt>
                <w:sdtPr>
                  <w:id w:val="1137643839"/>
                  <w:tag w:val="goog_rdk_38"/>
                </w:sdtPr>
                <w:sdtContent>
                  <w:ins w:author="Mariesa Welcome" w:id="3" w:date="2025-11-23T20:53:23Z">
                    <w:r w:rsidDel="00000000" w:rsidR="00000000" w:rsidRPr="00000000">
                      <w:rPr>
                        <w:rtl w:val="0"/>
                        <w:rPrChange w:author="Mariesa Welcome" w:id="4" w:date="2025-11-23T20:53:23Z">
                          <w:rPr>
                            <w:rFonts w:ascii="Aptos" w:cs="Aptos" w:eastAsia="Aptos" w:hAnsi="Aptos"/>
                            <w:b w:val="0"/>
                            <w:bCs w:val="0"/>
                            <w:i w:val="0"/>
                            <w:iCs w:val="0"/>
                            <w:smallCaps w:val="0"/>
                            <w:strike w:val="0"/>
                            <w:color w:val="000000"/>
                            <w:sz w:val="24"/>
                            <w:szCs w:val="24"/>
                            <w:u w:val="none"/>
                            <w:shd w:fill="auto" w:val="clear"/>
                            <w:vertAlign w:val="baseline"/>
                          </w:rPr>
                        </w:rPrChange>
                      </w:rPr>
                      <w:t xml:space="preserve">Our Services</w:t>
                    </w:r>
                  </w:ins>
                </w:sdtContent>
              </w:sdt>
              <w:ins w:author="Mariesa Welcome" w:id="3" w:date="2025-11-23T20:53:23Z"/>
            </w:sdtContent>
          </w:sdt>
        </w:p>
      </w:sdtContent>
    </w:sdt>
    <w:sdt>
      <w:sdtPr>
        <w:id w:val="681160278"/>
        <w:tag w:val="goog_rdk_42"/>
      </w:sdtPr>
      <w:sdtContent>
        <w:p w:rsidR="00000000" w:rsidDel="00000000" w:rsidP="00000000" w:rsidRDefault="00000000" w:rsidRPr="00000000" w14:paraId="0000000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3" w:date="2025-11-23T20:53:23Z"/>
              <w:u w:val="none"/>
            </w:rPr>
          </w:pPr>
          <w:sdt>
            <w:sdtPr>
              <w:id w:val="-986044881"/>
              <w:tag w:val="goog_rdk_40"/>
            </w:sdtPr>
            <w:sdtContent>
              <w:ins w:author="Mariesa Welcome" w:id="3" w:date="2025-11-23T20:53:23Z"/>
              <w:sdt>
                <w:sdtPr>
                  <w:id w:val="-263670754"/>
                  <w:tag w:val="goog_rdk_41"/>
                </w:sdtPr>
                <w:sdtContent>
                  <w:ins w:author="Mariesa Welcome" w:id="3" w:date="2025-11-23T20:53:23Z">
                    <w:r w:rsidDel="00000000" w:rsidR="00000000" w:rsidRPr="00000000">
                      <w:rPr>
                        <w:rtl w:val="0"/>
                        <w:rPrChange w:author="Mariesa Welcome" w:id="4" w:date="2025-11-23T20:53:23Z">
                          <w:rPr>
                            <w:rFonts w:ascii="Aptos" w:cs="Aptos" w:eastAsia="Aptos" w:hAnsi="Aptos"/>
                            <w:b w:val="0"/>
                            <w:bCs w:val="0"/>
                            <w:i w:val="0"/>
                            <w:iCs w:val="0"/>
                            <w:smallCaps w:val="0"/>
                            <w:strike w:val="0"/>
                            <w:color w:val="000000"/>
                            <w:sz w:val="24"/>
                            <w:szCs w:val="24"/>
                            <w:u w:val="none"/>
                            <w:shd w:fill="auto" w:val="clear"/>
                            <w:vertAlign w:val="baseline"/>
                          </w:rPr>
                        </w:rPrChange>
                      </w:rPr>
                      <w:t xml:space="preserve">Business Building</w:t>
                    </w:r>
                  </w:ins>
                </w:sdtContent>
              </w:sdt>
              <w:ins w:author="Mariesa Welcome" w:id="3" w:date="2025-11-23T20:53:23Z"/>
            </w:sdtContent>
          </w:sdt>
        </w:p>
      </w:sdtContent>
    </w:sdt>
    <w:sdt>
      <w:sdtPr>
        <w:id w:val="-1627485002"/>
        <w:tag w:val="goog_rdk_45"/>
      </w:sdtPr>
      <w:sdtContent>
        <w:p w:rsidR="00000000" w:rsidDel="00000000" w:rsidP="00000000" w:rsidRDefault="00000000" w:rsidRPr="00000000" w14:paraId="0000001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3" w:date="2025-11-23T20:53:23Z"/>
              <w:u w:val="none"/>
            </w:rPr>
          </w:pPr>
          <w:sdt>
            <w:sdtPr>
              <w:id w:val="-369000697"/>
              <w:tag w:val="goog_rdk_43"/>
            </w:sdtPr>
            <w:sdtContent>
              <w:ins w:author="Mariesa Welcome" w:id="3" w:date="2025-11-23T20:53:23Z"/>
              <w:sdt>
                <w:sdtPr>
                  <w:id w:val="1259245999"/>
                  <w:tag w:val="goog_rdk_44"/>
                </w:sdtPr>
                <w:sdtContent>
                  <w:ins w:author="Mariesa Welcome" w:id="3" w:date="2025-11-23T20:53:23Z">
                    <w:r w:rsidDel="00000000" w:rsidR="00000000" w:rsidRPr="00000000">
                      <w:rPr>
                        <w:rtl w:val="0"/>
                        <w:rPrChange w:author="Mariesa Welcome" w:id="4" w:date="2025-11-23T20:53:23Z">
                          <w:rPr>
                            <w:rFonts w:ascii="Aptos" w:cs="Aptos" w:eastAsia="Aptos" w:hAnsi="Aptos"/>
                            <w:b w:val="0"/>
                            <w:bCs w:val="0"/>
                            <w:i w:val="0"/>
                            <w:iCs w:val="0"/>
                            <w:smallCaps w:val="0"/>
                            <w:strike w:val="0"/>
                            <w:color w:val="000000"/>
                            <w:sz w:val="24"/>
                            <w:szCs w:val="24"/>
                            <w:u w:val="none"/>
                            <w:shd w:fill="auto" w:val="clear"/>
                            <w:vertAlign w:val="baseline"/>
                          </w:rPr>
                        </w:rPrChange>
                      </w:rPr>
                      <w:t xml:space="preserve">Implementation</w:t>
                    </w:r>
                  </w:ins>
                </w:sdtContent>
              </w:sdt>
              <w:ins w:author="Mariesa Welcome" w:id="3" w:date="2025-11-23T20:53:23Z"/>
            </w:sdtContent>
          </w:sdt>
        </w:p>
      </w:sdtContent>
    </w:sdt>
    <w:sdt>
      <w:sdtPr>
        <w:id w:val="22016683"/>
        <w:tag w:val="goog_rdk_48"/>
      </w:sdtPr>
      <w:sdtContent>
        <w:p w:rsidR="00000000" w:rsidDel="00000000" w:rsidP="00000000" w:rsidRDefault="00000000" w:rsidRPr="00000000" w14:paraId="0000001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3" w:date="2025-11-23T20:53:23Z"/>
              <w:u w:val="none"/>
            </w:rPr>
          </w:pPr>
          <w:sdt>
            <w:sdtPr>
              <w:id w:val="-1346585589"/>
              <w:tag w:val="goog_rdk_46"/>
            </w:sdtPr>
            <w:sdtContent>
              <w:ins w:author="Mariesa Welcome" w:id="3" w:date="2025-11-23T20:53:23Z"/>
              <w:sdt>
                <w:sdtPr>
                  <w:id w:val="1048795631"/>
                  <w:tag w:val="goog_rdk_47"/>
                </w:sdtPr>
                <w:sdtContent>
                  <w:ins w:author="Mariesa Welcome" w:id="3" w:date="2025-11-23T20:53:23Z">
                    <w:r w:rsidDel="00000000" w:rsidR="00000000" w:rsidRPr="00000000">
                      <w:rPr>
                        <w:rtl w:val="0"/>
                        <w:rPrChange w:author="Mariesa Welcome" w:id="4" w:date="2025-11-23T20:53:23Z">
                          <w:rPr>
                            <w:rFonts w:ascii="Aptos" w:cs="Aptos" w:eastAsia="Aptos" w:hAnsi="Aptos"/>
                            <w:b w:val="0"/>
                            <w:bCs w:val="0"/>
                            <w:i w:val="0"/>
                            <w:iCs w:val="0"/>
                            <w:smallCaps w:val="0"/>
                            <w:strike w:val="0"/>
                            <w:color w:val="000000"/>
                            <w:sz w:val="24"/>
                            <w:szCs w:val="24"/>
                            <w:u w:val="none"/>
                            <w:shd w:fill="auto" w:val="clear"/>
                            <w:vertAlign w:val="baseline"/>
                          </w:rPr>
                        </w:rPrChange>
                      </w:rPr>
                      <w:t xml:space="preserve">Operations</w:t>
                    </w:r>
                  </w:ins>
                </w:sdtContent>
              </w:sdt>
              <w:ins w:author="Mariesa Welcome" w:id="3" w:date="2025-11-23T20:53:23Z"/>
            </w:sdtContent>
          </w:sdt>
        </w:p>
      </w:sdtContent>
    </w:sdt>
    <w:sdt>
      <w:sdtPr>
        <w:id w:val="910243548"/>
        <w:tag w:val="goog_rdk_51"/>
      </w:sdtPr>
      <w:sdtContent>
        <w:p w:rsidR="00000000" w:rsidDel="00000000" w:rsidP="00000000" w:rsidRDefault="00000000" w:rsidRPr="00000000" w14:paraId="0000001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3" w:date="2025-11-23T20:53:23Z"/>
              <w:u w:val="none"/>
            </w:rPr>
          </w:pPr>
          <w:sdt>
            <w:sdtPr>
              <w:id w:val="1839909614"/>
              <w:tag w:val="goog_rdk_49"/>
            </w:sdtPr>
            <w:sdtContent>
              <w:ins w:author="Mariesa Welcome" w:id="3" w:date="2025-11-23T20:53:23Z"/>
              <w:sdt>
                <w:sdtPr>
                  <w:id w:val="13213963"/>
                  <w:tag w:val="goog_rdk_50"/>
                </w:sdtPr>
                <w:sdtContent>
                  <w:ins w:author="Mariesa Welcome" w:id="3" w:date="2025-11-23T20:53:23Z">
                    <w:r w:rsidDel="00000000" w:rsidR="00000000" w:rsidRPr="00000000">
                      <w:rPr>
                        <w:rtl w:val="0"/>
                        <w:rPrChange w:author="Mariesa Welcome" w:id="4" w:date="2025-11-23T20:53:23Z">
                          <w:rPr>
                            <w:rFonts w:ascii="Aptos" w:cs="Aptos" w:eastAsia="Aptos" w:hAnsi="Aptos"/>
                            <w:b w:val="0"/>
                            <w:bCs w:val="0"/>
                            <w:i w:val="0"/>
                            <w:iCs w:val="0"/>
                            <w:smallCaps w:val="0"/>
                            <w:strike w:val="0"/>
                            <w:color w:val="000000"/>
                            <w:sz w:val="24"/>
                            <w:szCs w:val="24"/>
                            <w:u w:val="none"/>
                            <w:shd w:fill="auto" w:val="clear"/>
                            <w:vertAlign w:val="baseline"/>
                          </w:rPr>
                        </w:rPrChange>
                      </w:rPr>
                      <w:t xml:space="preserve">Risk &amp; Resilience</w:t>
                    </w:r>
                  </w:ins>
                </w:sdtContent>
              </w:sdt>
              <w:ins w:author="Mariesa Welcome" w:id="3" w:date="2025-11-23T20:53:23Z"/>
            </w:sdtContent>
          </w:sdt>
        </w:p>
      </w:sdtContent>
    </w:sdt>
    <w:sdt>
      <w:sdtPr>
        <w:id w:val="1755369413"/>
        <w:tag w:val="goog_rdk_56"/>
      </w:sdtPr>
      <w:sdtContent>
        <w:p w:rsidR="00000000" w:rsidDel="00000000" w:rsidP="00000000" w:rsidRDefault="00000000" w:rsidRPr="00000000" w14:paraId="0000001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3" w:date="2025-11-23T20:53:23Z"/>
              <w:u w:val="none"/>
            </w:rPr>
          </w:pPr>
          <w:sdt>
            <w:sdtPr>
              <w:id w:val="-597296714"/>
              <w:tag w:val="goog_rdk_52"/>
            </w:sdtPr>
            <w:sdtContent>
              <w:ins w:author="Mariesa Welcome" w:id="3" w:date="2025-11-23T20:53:23Z"/>
              <w:sdt>
                <w:sdtPr>
                  <w:id w:val="-1111331705"/>
                  <w:tag w:val="goog_rdk_53"/>
                </w:sdtPr>
                <w:sdtContent>
                  <w:ins w:author="Mariesa Welcome" w:id="3" w:date="2025-11-23T20:53:23Z">
                    <w:r w:rsidDel="00000000" w:rsidR="00000000" w:rsidRPr="00000000">
                      <w:rPr>
                        <w:rtl w:val="0"/>
                        <w:rPrChange w:author="Mariesa Welcome" w:id="4" w:date="2025-11-23T20:53:23Z">
                          <w:rPr>
                            <w:rFonts w:ascii="Aptos" w:cs="Aptos" w:eastAsia="Aptos" w:hAnsi="Aptos"/>
                            <w:b w:val="0"/>
                            <w:bCs w:val="0"/>
                            <w:i w:val="0"/>
                            <w:iCs w:val="0"/>
                            <w:smallCaps w:val="0"/>
                            <w:strike w:val="0"/>
                            <w:color w:val="000000"/>
                            <w:sz w:val="24"/>
                            <w:szCs w:val="24"/>
                            <w:u w:val="none"/>
                            <w:shd w:fill="auto" w:val="clear"/>
                            <w:vertAlign w:val="baseline"/>
                          </w:rPr>
                        </w:rPrChange>
                      </w:rPr>
                      <w:t xml:space="preserve">Strategy &amp; </w:t>
                    </w:r>
                  </w:ins>
                </w:sdtContent>
              </w:sdt>
              <w:ins w:author="Mariesa Welcome" w:id="3" w:date="2025-11-23T20:53:23Z">
                <w:sdt>
                  <w:sdtPr>
                    <w:id w:val="649108289"/>
                    <w:tag w:val="goog_rdk_54"/>
                  </w:sdtPr>
                  <w:sdtContent>
                    <w:r w:rsidDel="00000000" w:rsidR="00000000" w:rsidRPr="00000000">
                      <w:rPr>
                        <w:rtl w:val="0"/>
                        <w:rPrChange w:author="Mariesa Welcome" w:id="4" w:date="2025-11-23T20:53:23Z">
                          <w:rPr>
                            <w:rFonts w:ascii="Aptos" w:cs="Aptos" w:eastAsia="Aptos" w:hAnsi="Aptos"/>
                            <w:b w:val="0"/>
                            <w:bCs w:val="0"/>
                            <w:i w:val="0"/>
                            <w:iCs w:val="0"/>
                            <w:smallCaps w:val="0"/>
                            <w:strike w:val="0"/>
                            <w:color w:val="000000"/>
                            <w:sz w:val="24"/>
                            <w:szCs w:val="24"/>
                            <w:u w:val="none"/>
                            <w:shd w:fill="auto" w:val="clear"/>
                            <w:vertAlign w:val="baseline"/>
                          </w:rPr>
                        </w:rPrChange>
                      </w:rPr>
                      <w:t xml:space="preserve">Corporate</w:t>
                    </w:r>
                  </w:sdtContent>
                </w:sdt>
                <w:sdt>
                  <w:sdtPr>
                    <w:id w:val="1791733053"/>
                    <w:tag w:val="goog_rdk_55"/>
                  </w:sdtPr>
                  <w:sdtContent>
                    <w:r w:rsidDel="00000000" w:rsidR="00000000" w:rsidRPr="00000000">
                      <w:rPr>
                        <w:rtl w:val="0"/>
                        <w:rPrChange w:author="Mariesa Welcome" w:id="4" w:date="2025-11-23T20:53:23Z">
                          <w:rPr>
                            <w:rFonts w:ascii="Aptos" w:cs="Aptos" w:eastAsia="Aptos" w:hAnsi="Aptos"/>
                            <w:b w:val="0"/>
                            <w:bCs w:val="0"/>
                            <w:i w:val="0"/>
                            <w:iCs w:val="0"/>
                            <w:smallCaps w:val="0"/>
                            <w:strike w:val="0"/>
                            <w:color w:val="000000"/>
                            <w:sz w:val="24"/>
                            <w:szCs w:val="24"/>
                            <w:u w:val="none"/>
                            <w:shd w:fill="auto" w:val="clear"/>
                            <w:vertAlign w:val="baseline"/>
                          </w:rPr>
                        </w:rPrChange>
                      </w:rPr>
                      <w:t xml:space="preserve"> Finance</w:t>
                    </w:r>
                  </w:sdtContent>
                </w:sdt>
              </w:ins>
            </w:sdtContent>
          </w:sdt>
        </w:p>
      </w:sdtContent>
    </w:sdt>
    <w:sdt>
      <w:sdtPr>
        <w:id w:val="-1935370311"/>
        <w:tag w:val="goog_rdk_59"/>
      </w:sdtPr>
      <w:sdtContent>
        <w:p w:rsidR="00000000" w:rsidDel="00000000" w:rsidP="00000000" w:rsidRDefault="00000000" w:rsidRPr="00000000" w14:paraId="0000001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3" w:date="2025-11-23T20:53:23Z"/>
              <w:u w:val="none"/>
            </w:rPr>
          </w:pPr>
          <w:sdt>
            <w:sdtPr>
              <w:id w:val="-1577071888"/>
              <w:tag w:val="goog_rdk_57"/>
            </w:sdtPr>
            <w:sdtContent>
              <w:ins w:author="Mariesa Welcome" w:id="3" w:date="2025-11-23T20:53:23Z"/>
              <w:sdt>
                <w:sdtPr>
                  <w:id w:val="705661579"/>
                  <w:tag w:val="goog_rdk_58"/>
                </w:sdtPr>
                <w:sdtContent>
                  <w:ins w:author="Mariesa Welcome" w:id="3" w:date="2025-11-23T20:53:23Z">
                    <w:r w:rsidDel="00000000" w:rsidR="00000000" w:rsidRPr="00000000">
                      <w:rPr>
                        <w:rtl w:val="0"/>
                        <w:rPrChange w:author="Mariesa Welcome" w:id="4" w:date="2025-11-23T20:53:23Z">
                          <w:rPr>
                            <w:rFonts w:ascii="Aptos" w:cs="Aptos" w:eastAsia="Aptos" w:hAnsi="Aptos"/>
                            <w:b w:val="0"/>
                            <w:bCs w:val="0"/>
                            <w:i w:val="0"/>
                            <w:iCs w:val="0"/>
                            <w:smallCaps w:val="0"/>
                            <w:strike w:val="0"/>
                            <w:color w:val="000000"/>
                            <w:sz w:val="24"/>
                            <w:szCs w:val="24"/>
                            <w:u w:val="none"/>
                            <w:shd w:fill="auto" w:val="clear"/>
                            <w:vertAlign w:val="baseline"/>
                          </w:rPr>
                        </w:rPrChange>
                      </w:rPr>
                      <w:t xml:space="preserve">People &amp; Organizational Performance</w:t>
                    </w:r>
                  </w:ins>
                </w:sdtContent>
              </w:sdt>
              <w:ins w:author="Mariesa Welcome" w:id="3" w:date="2025-11-23T20:53:23Z"/>
            </w:sdtContent>
          </w:sdt>
        </w:p>
      </w:sdtContent>
    </w:sdt>
    <w:sdt>
      <w:sdtPr>
        <w:id w:val="485565603"/>
        <w:tag w:val="goog_rdk_63"/>
      </w:sdtPr>
      <w:sdtContent>
        <w:p w:rsidR="00000000" w:rsidDel="00000000" w:rsidP="00000000" w:rsidRDefault="00000000" w:rsidRPr="00000000" w14:paraId="0000001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3" w:date="2025-11-23T20:53:23Z"/>
              <w:u w:val="none"/>
            </w:rPr>
          </w:pPr>
          <w:sdt>
            <w:sdtPr>
              <w:id w:val="-203659969"/>
              <w:tag w:val="goog_rdk_60"/>
            </w:sdtPr>
            <w:sdtContent>
              <w:ins w:author="Mariesa Welcome" w:id="3" w:date="2025-11-23T20:53:23Z"/>
              <w:sdt>
                <w:sdtPr>
                  <w:id w:val="-1514349779"/>
                  <w:tag w:val="goog_rdk_61"/>
                </w:sdtPr>
                <w:sdtContent>
                  <w:ins w:author="Mariesa Welcome" w:id="3" w:date="2025-11-23T20:53:23Z">
                    <w:r w:rsidDel="00000000" w:rsidR="00000000" w:rsidRPr="00000000">
                      <w:rPr>
                        <w:rtl w:val="0"/>
                        <w:rPrChange w:author="Mariesa Welcome" w:id="4" w:date="2025-11-23T20:53:23Z">
                          <w:rPr>
                            <w:rFonts w:ascii="Aptos" w:cs="Aptos" w:eastAsia="Aptos" w:hAnsi="Aptos"/>
                            <w:b w:val="0"/>
                            <w:bCs w:val="0"/>
                            <w:i w:val="0"/>
                            <w:iCs w:val="0"/>
                            <w:smallCaps w:val="0"/>
                            <w:strike w:val="0"/>
                            <w:color w:val="000000"/>
                            <w:sz w:val="24"/>
                            <w:szCs w:val="24"/>
                            <w:u w:val="none"/>
                            <w:shd w:fill="auto" w:val="clear"/>
                            <w:vertAlign w:val="baseline"/>
                          </w:rPr>
                        </w:rPrChange>
                      </w:rPr>
                      <w:t xml:space="preserve">Sustainability</w:t>
                    </w:r>
                  </w:ins>
                </w:sdtContent>
              </w:sdt>
              <w:ins w:author="Mariesa Welcome" w:id="3" w:date="2025-11-23T20:53:23Z">
                <w:sdt>
                  <w:sdtPr>
                    <w:id w:val="2119907101"/>
                    <w:tag w:val="goog_rdk_62"/>
                  </w:sdtPr>
                  <w:sdtContent>
                    <w:r w:rsidDel="00000000" w:rsidR="00000000" w:rsidRPr="00000000">
                      <w:rPr>
                        <w:rtl w:val="0"/>
                      </w:rPr>
                    </w:r>
                  </w:sdtContent>
                </w:sdt>
              </w:ins>
            </w:sdtContent>
          </w:sdt>
        </w:p>
      </w:sdtContent>
    </w:sdt>
    <w:sdt>
      <w:sdtPr>
        <w:id w:val="-365336143"/>
        <w:tag w:val="goog_rdk_66"/>
      </w:sdtPr>
      <w:sdtContent>
        <w:p w:rsidR="00000000" w:rsidDel="00000000" w:rsidP="00000000" w:rsidRDefault="00000000" w:rsidRPr="00000000" w14:paraId="0000001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3" w:date="2025-11-23T20:53:23Z"/>
              <w:u w:val="none"/>
            </w:rPr>
          </w:pPr>
          <w:sdt>
            <w:sdtPr>
              <w:id w:val="301368636"/>
              <w:tag w:val="goog_rdk_64"/>
            </w:sdtPr>
            <w:sdtContent>
              <w:ins w:author="Mariesa Welcome" w:id="3" w:date="2025-11-23T20:53:23Z"/>
              <w:sdt>
                <w:sdtPr>
                  <w:id w:val="-1565863713"/>
                  <w:tag w:val="goog_rdk_65"/>
                </w:sdtPr>
                <w:sdtContent>
                  <w:ins w:author="Mariesa Welcome" w:id="3" w:date="2025-11-23T20:53:23Z">
                    <w:r w:rsidDel="00000000" w:rsidR="00000000" w:rsidRPr="00000000">
                      <w:rPr>
                        <w:rtl w:val="0"/>
                        <w:rPrChange w:author="Mariesa Welcome" w:id="4" w:date="2025-11-23T20:53:23Z">
                          <w:rPr>
                            <w:rFonts w:ascii="Aptos" w:cs="Aptos" w:eastAsia="Aptos" w:hAnsi="Aptos"/>
                            <w:b w:val="0"/>
                            <w:bCs w:val="0"/>
                            <w:i w:val="0"/>
                            <w:iCs w:val="0"/>
                            <w:smallCaps w:val="0"/>
                            <w:strike w:val="0"/>
                            <w:color w:val="000000"/>
                            <w:sz w:val="24"/>
                            <w:szCs w:val="24"/>
                            <w:u w:val="none"/>
                            <w:shd w:fill="auto" w:val="clear"/>
                            <w:vertAlign w:val="baseline"/>
                          </w:rPr>
                        </w:rPrChange>
                      </w:rPr>
                      <w:t xml:space="preserve">Technology</w:t>
                    </w:r>
                  </w:ins>
                </w:sdtContent>
              </w:sdt>
              <w:ins w:author="Mariesa Welcome" w:id="3" w:date="2025-11-23T20:53:23Z"/>
            </w:sdtContent>
          </w:sdt>
        </w:p>
      </w:sdtContent>
    </w:sdt>
    <w:p w:rsidR="00000000" w:rsidDel="00000000" w:rsidP="00000000" w:rsidRDefault="00000000" w:rsidRPr="00000000" w14:paraId="0000001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sdt>
        <w:sdtPr>
          <w:id w:val="-1545511417"/>
          <w:tag w:val="goog_rdk_67"/>
        </w:sdtPr>
        <w:sdtContent>
          <w:ins w:author="Mariesa Welcome" w:id="3" w:date="2025-11-23T20:53:23Z"/>
          <w:sdt>
            <w:sdtPr>
              <w:id w:val="1004990277"/>
              <w:tag w:val="goog_rdk_68"/>
            </w:sdtPr>
            <w:sdtContent>
              <w:ins w:author="Mariesa Welcome" w:id="3" w:date="2025-11-23T20:53:23Z">
                <w:r w:rsidDel="00000000" w:rsidR="00000000" w:rsidRPr="00000000">
                  <w:rPr>
                    <w:rtl w:val="0"/>
                    <w:rPrChange w:author="Mariesa Welcome" w:id="4" w:date="2025-11-23T20:53:23Z">
                      <w:rPr>
                        <w:rFonts w:ascii="Aptos" w:cs="Aptos" w:eastAsia="Aptos" w:hAnsi="Aptos"/>
                        <w:b w:val="0"/>
                        <w:bCs w:val="0"/>
                        <w:i w:val="0"/>
                        <w:iCs w:val="0"/>
                        <w:smallCaps w:val="0"/>
                        <w:strike w:val="0"/>
                        <w:color w:val="000000"/>
                        <w:sz w:val="24"/>
                        <w:szCs w:val="24"/>
                        <w:u w:val="none"/>
                        <w:shd w:fill="auto" w:val="clear"/>
                        <w:vertAlign w:val="baseline"/>
                      </w:rPr>
                    </w:rPrChange>
                  </w:rPr>
                  <w:t xml:space="preserve">Transformation</w:t>
                </w:r>
              </w:ins>
            </w:sdtContent>
          </w:sdt>
          <w:ins w:author="Mariesa Welcome" w:id="3" w:date="2025-11-23T20:53:23Z"/>
        </w:sdtContent>
      </w:sdt>
      <w:sdt>
        <w:sdtPr>
          <w:id w:val="2083199002"/>
          <w:tag w:val="goog_rdk_69"/>
        </w:sdtPr>
        <w:sdtContent>
          <w:r w:rsidDel="00000000" w:rsidR="00000000" w:rsidRPr="00000000">
            <w:rPr>
              <w:rtl w:val="0"/>
            </w:rPr>
          </w:r>
        </w:sdtContent>
      </w:sdt>
    </w:p>
    <w:sdt>
      <w:sdtPr>
        <w:id w:val="-1236185096"/>
        <w:tag w:val="goog_rdk_71"/>
      </w:sdtPr>
      <w:sdtContent>
        <w:p w:rsidR="00000000" w:rsidDel="00000000" w:rsidP="00000000" w:rsidRDefault="00000000" w:rsidRPr="00000000" w14:paraId="000000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Change w:author="Mariesa Welcome" w:id="4" w:date="2025-11-23T20:53:23Z">
                <w:rPr/>
              </w:rPrChange>
            </w:rPr>
            <w:pPrChange w:author="Mariesa Welcome" w:id="0" w:date="2025-11-23T20:53:23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pPr>
            </w:pPrChange>
          </w:pPr>
          <w:sdt>
            <w:sdtPr>
              <w:id w:val="1024174338"/>
              <w:tag w:val="goog_rdk_70"/>
            </w:sdtPr>
            <w:sdtContent>
              <w:r w:rsidDel="00000000" w:rsidR="00000000" w:rsidRPr="00000000">
                <w:rPr>
                  <w:rtl w:val="0"/>
                  <w:rPrChange w:author="Mariesa Welcome" w:id="4" w:date="2025-11-23T20:53:23Z">
                    <w:rPr>
                      <w:rFonts w:ascii="Aptos" w:cs="Aptos" w:eastAsia="Aptos" w:hAnsi="Aptos"/>
                      <w:b w:val="0"/>
                      <w:bCs w:val="0"/>
                      <w:i w:val="0"/>
                      <w:iCs w:val="0"/>
                      <w:smallCaps w:val="0"/>
                      <w:strike w:val="0"/>
                      <w:color w:val="000000"/>
                      <w:sz w:val="24"/>
                      <w:szCs w:val="24"/>
                      <w:u w:val="none"/>
                      <w:shd w:fill="auto" w:val="clear"/>
                      <w:vertAlign w:val="baseline"/>
                    </w:rPr>
                  </w:rPrChange>
                </w:rPr>
                <w:t xml:space="preserve">Audits</w:t>
              </w:r>
            </w:sdtContent>
          </w:sdt>
        </w:p>
      </w:sdtContent>
    </w:sdt>
    <w:sdt>
      <w:sdtPr>
        <w:id w:val="-1831768660"/>
        <w:tag w:val="goog_rdk_73"/>
      </w:sdtPr>
      <w:sdtContent>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ns w:author="Mariesa Welcome" w:id="5" w:date="2025-11-24T11:46:06Z"/>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About US</w:t>
          </w:r>
          <w:sdt>
            <w:sdtPr>
              <w:id w:val="-221960909"/>
              <w:tag w:val="goog_rdk_72"/>
            </w:sdtPr>
            <w:sdtContent>
              <w:ins w:author="Mariesa Welcome" w:id="5" w:date="2025-11-24T11:46:06Z">
                <w:r w:rsidDel="00000000" w:rsidR="00000000" w:rsidRPr="00000000">
                  <w:rPr>
                    <w:rtl w:val="0"/>
                  </w:rPr>
                </w:r>
              </w:ins>
            </w:sdtContent>
          </w:sdt>
        </w:p>
      </w:sdtContent>
    </w:sdt>
    <w:sdt>
      <w:sdtPr>
        <w:id w:val="1586423791"/>
        <w:tag w:val="goog_rdk_76"/>
      </w:sdtPr>
      <w:sdtContent>
        <w:p w:rsidR="00000000" w:rsidDel="00000000" w:rsidP="00000000" w:rsidRDefault="00000000" w:rsidRPr="00000000" w14:paraId="000000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5" w:date="2025-11-24T11:46:06Z"/>
              <w:u w:val="none"/>
            </w:rPr>
          </w:pPr>
          <w:sdt>
            <w:sdtPr>
              <w:id w:val="-733574090"/>
              <w:tag w:val="goog_rdk_74"/>
            </w:sdtPr>
            <w:sdtContent>
              <w:ins w:author="Mariesa Welcome" w:id="5" w:date="2025-11-24T11:46:06Z"/>
              <w:sdt>
                <w:sdtPr>
                  <w:id w:val="-696823546"/>
                  <w:tag w:val="goog_rdk_75"/>
                </w:sdtPr>
                <w:sdtContent>
                  <w:ins w:author="Mariesa Welcome" w:id="5" w:date="2025-11-24T11:46:06Z">
                    <w:r w:rsidDel="00000000" w:rsidR="00000000" w:rsidRPr="00000000">
                      <w:rPr>
                        <w:rtl w:val="0"/>
                        <w:rPrChange w:author="Mariesa Welcome" w:id="6" w:date="2025-11-24T11:46:06Z">
                          <w:rPr>
                            <w:rFonts w:ascii="Aptos" w:cs="Aptos" w:eastAsia="Aptos" w:hAnsi="Aptos"/>
                            <w:b w:val="0"/>
                            <w:bCs w:val="0"/>
                            <w:i w:val="0"/>
                            <w:iCs w:val="0"/>
                            <w:smallCaps w:val="0"/>
                            <w:strike w:val="0"/>
                            <w:color w:val="000000"/>
                            <w:sz w:val="24"/>
                            <w:szCs w:val="24"/>
                            <w:u w:val="none"/>
                            <w:shd w:fill="auto" w:val="clear"/>
                            <w:vertAlign w:val="baseline"/>
                          </w:rPr>
                        </w:rPrChange>
                      </w:rPr>
                      <w:t xml:space="preserve">Our Leadership</w:t>
                    </w:r>
                  </w:ins>
                </w:sdtContent>
              </w:sdt>
              <w:ins w:author="Mariesa Welcome" w:id="5" w:date="2025-11-24T11:46:06Z"/>
            </w:sdtContent>
          </w:sdt>
        </w:p>
      </w:sdtContent>
    </w:sdt>
    <w:sdt>
      <w:sdtPr>
        <w:id w:val="681316168"/>
        <w:tag w:val="goog_rdk_79"/>
      </w:sdtPr>
      <w:sdtContent>
        <w:p w:rsidR="00000000" w:rsidDel="00000000" w:rsidP="00000000" w:rsidRDefault="00000000" w:rsidRPr="00000000" w14:paraId="0000001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5" w:date="2025-11-24T11:46:06Z"/>
              <w:u w:val="none"/>
            </w:rPr>
          </w:pPr>
          <w:sdt>
            <w:sdtPr>
              <w:id w:val="-315829907"/>
              <w:tag w:val="goog_rdk_77"/>
            </w:sdtPr>
            <w:sdtContent>
              <w:ins w:author="Mariesa Welcome" w:id="5" w:date="2025-11-24T11:46:06Z"/>
              <w:sdt>
                <w:sdtPr>
                  <w:id w:val="-213142018"/>
                  <w:tag w:val="goog_rdk_78"/>
                </w:sdtPr>
                <w:sdtContent>
                  <w:ins w:author="Mariesa Welcome" w:id="5" w:date="2025-11-24T11:46:06Z">
                    <w:r w:rsidDel="00000000" w:rsidR="00000000" w:rsidRPr="00000000">
                      <w:rPr>
                        <w:rtl w:val="0"/>
                        <w:rPrChange w:author="Mariesa Welcome" w:id="6" w:date="2025-11-24T11:46:06Z">
                          <w:rPr>
                            <w:rFonts w:ascii="Aptos" w:cs="Aptos" w:eastAsia="Aptos" w:hAnsi="Aptos"/>
                            <w:b w:val="0"/>
                            <w:bCs w:val="0"/>
                            <w:i w:val="0"/>
                            <w:iCs w:val="0"/>
                            <w:smallCaps w:val="0"/>
                            <w:strike w:val="0"/>
                            <w:color w:val="000000"/>
                            <w:sz w:val="24"/>
                            <w:szCs w:val="24"/>
                            <w:u w:val="none"/>
                            <w:shd w:fill="auto" w:val="clear"/>
                            <w:vertAlign w:val="baseline"/>
                          </w:rPr>
                        </w:rPrChange>
                      </w:rPr>
                      <w:t xml:space="preserve">Purpose, Mission &amp; Values</w:t>
                    </w:r>
                  </w:ins>
                </w:sdtContent>
              </w:sdt>
              <w:ins w:author="Mariesa Welcome" w:id="5" w:date="2025-11-24T11:46:06Z"/>
            </w:sdtContent>
          </w:sdt>
        </w:p>
      </w:sdtContent>
    </w:sdt>
    <w:sdt>
      <w:sdtPr>
        <w:id w:val="-751742296"/>
        <w:tag w:val="goog_rdk_82"/>
      </w:sdtPr>
      <w:sdtContent>
        <w:p w:rsidR="00000000" w:rsidDel="00000000" w:rsidP="00000000" w:rsidRDefault="00000000" w:rsidRPr="00000000" w14:paraId="0000001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5" w:date="2025-11-24T11:46:06Z"/>
              <w:u w:val="none"/>
            </w:rPr>
          </w:pPr>
          <w:sdt>
            <w:sdtPr>
              <w:id w:val="-1022443761"/>
              <w:tag w:val="goog_rdk_80"/>
            </w:sdtPr>
            <w:sdtContent>
              <w:ins w:author="Mariesa Welcome" w:id="5" w:date="2025-11-24T11:46:06Z"/>
              <w:sdt>
                <w:sdtPr>
                  <w:id w:val="923247487"/>
                  <w:tag w:val="goog_rdk_81"/>
                </w:sdtPr>
                <w:sdtContent>
                  <w:ins w:author="Mariesa Welcome" w:id="5" w:date="2025-11-24T11:46:06Z">
                    <w:r w:rsidDel="00000000" w:rsidR="00000000" w:rsidRPr="00000000">
                      <w:rPr>
                        <w:rtl w:val="0"/>
                        <w:rPrChange w:author="Mariesa Welcome" w:id="6" w:date="2025-11-24T11:46:06Z">
                          <w:rPr>
                            <w:rFonts w:ascii="Aptos" w:cs="Aptos" w:eastAsia="Aptos" w:hAnsi="Aptos"/>
                            <w:b w:val="0"/>
                            <w:bCs w:val="0"/>
                            <w:i w:val="0"/>
                            <w:iCs w:val="0"/>
                            <w:smallCaps w:val="0"/>
                            <w:strike w:val="0"/>
                            <w:color w:val="000000"/>
                            <w:sz w:val="24"/>
                            <w:szCs w:val="24"/>
                            <w:u w:val="none"/>
                            <w:shd w:fill="auto" w:val="clear"/>
                            <w:vertAlign w:val="baseline"/>
                          </w:rPr>
                        </w:rPrChange>
                      </w:rPr>
                      <w:t xml:space="preserve">Our Aspiration</w:t>
                    </w:r>
                  </w:ins>
                </w:sdtContent>
              </w:sdt>
              <w:ins w:author="Mariesa Welcome" w:id="5" w:date="2025-11-24T11:46:06Z"/>
            </w:sdtContent>
          </w:sdt>
        </w:p>
      </w:sdtContent>
    </w:sdt>
    <w:sdt>
      <w:sdtPr>
        <w:id w:val="-727066637"/>
        <w:tag w:val="goog_rdk_85"/>
      </w:sdtPr>
      <w:sdtContent>
        <w:p w:rsidR="00000000" w:rsidDel="00000000" w:rsidP="00000000" w:rsidRDefault="00000000" w:rsidRPr="00000000" w14:paraId="0000001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5" w:date="2025-11-24T11:46:06Z"/>
              <w:u w:val="none"/>
            </w:rPr>
          </w:pPr>
          <w:sdt>
            <w:sdtPr>
              <w:id w:val="-1221641355"/>
              <w:tag w:val="goog_rdk_83"/>
            </w:sdtPr>
            <w:sdtContent>
              <w:ins w:author="Mariesa Welcome" w:id="5" w:date="2025-11-24T11:46:06Z"/>
              <w:sdt>
                <w:sdtPr>
                  <w:id w:val="163491768"/>
                  <w:tag w:val="goog_rdk_84"/>
                </w:sdtPr>
                <w:sdtContent>
                  <w:ins w:author="Mariesa Welcome" w:id="5" w:date="2025-11-24T11:46:06Z">
                    <w:r w:rsidDel="00000000" w:rsidR="00000000" w:rsidRPr="00000000">
                      <w:rPr>
                        <w:rtl w:val="0"/>
                        <w:rPrChange w:author="Mariesa Welcome" w:id="6" w:date="2025-11-24T11:46:06Z">
                          <w:rPr>
                            <w:rFonts w:ascii="Aptos" w:cs="Aptos" w:eastAsia="Aptos" w:hAnsi="Aptos"/>
                            <w:b w:val="0"/>
                            <w:bCs w:val="0"/>
                            <w:i w:val="0"/>
                            <w:iCs w:val="0"/>
                            <w:smallCaps w:val="0"/>
                            <w:strike w:val="0"/>
                            <w:color w:val="000000"/>
                            <w:sz w:val="24"/>
                            <w:szCs w:val="24"/>
                            <w:u w:val="none"/>
                            <w:shd w:fill="auto" w:val="clear"/>
                            <w:vertAlign w:val="baseline"/>
                          </w:rPr>
                        </w:rPrChange>
                      </w:rPr>
                      <w:t xml:space="preserve">Our Governance</w:t>
                    </w:r>
                  </w:ins>
                </w:sdtContent>
              </w:sdt>
              <w:ins w:author="Mariesa Welcome" w:id="5" w:date="2025-11-24T11:46:06Z"/>
            </w:sdtContent>
          </w:sdt>
        </w:p>
      </w:sdtContent>
    </w:sdt>
    <w:sdt>
      <w:sdtPr>
        <w:id w:val="-1298313865"/>
        <w:tag w:val="goog_rdk_88"/>
      </w:sdtPr>
      <w:sdtContent>
        <w:p w:rsidR="00000000" w:rsidDel="00000000" w:rsidP="00000000" w:rsidRDefault="00000000" w:rsidRPr="00000000" w14:paraId="0000001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5" w:date="2025-11-24T11:46:06Z"/>
              <w:u w:val="none"/>
            </w:rPr>
          </w:pPr>
          <w:sdt>
            <w:sdtPr>
              <w:id w:val="1975182683"/>
              <w:tag w:val="goog_rdk_86"/>
            </w:sdtPr>
            <w:sdtContent>
              <w:ins w:author="Mariesa Welcome" w:id="5" w:date="2025-11-24T11:46:06Z"/>
              <w:sdt>
                <w:sdtPr>
                  <w:id w:val="1479048553"/>
                  <w:tag w:val="goog_rdk_87"/>
                </w:sdtPr>
                <w:sdtContent>
                  <w:ins w:author="Mariesa Welcome" w:id="5" w:date="2025-11-24T11:46:06Z">
                    <w:r w:rsidDel="00000000" w:rsidR="00000000" w:rsidRPr="00000000">
                      <w:rPr>
                        <w:rtl w:val="0"/>
                        <w:rPrChange w:author="Mariesa Welcome" w:id="6" w:date="2025-11-24T11:46:06Z">
                          <w:rPr>
                            <w:rFonts w:ascii="Aptos" w:cs="Aptos" w:eastAsia="Aptos" w:hAnsi="Aptos"/>
                            <w:b w:val="0"/>
                            <w:bCs w:val="0"/>
                            <w:i w:val="0"/>
                            <w:iCs w:val="0"/>
                            <w:smallCaps w:val="0"/>
                            <w:strike w:val="0"/>
                            <w:color w:val="000000"/>
                            <w:sz w:val="24"/>
                            <w:szCs w:val="24"/>
                            <w:u w:val="none"/>
                            <w:shd w:fill="auto" w:val="clear"/>
                            <w:vertAlign w:val="baseline"/>
                          </w:rPr>
                        </w:rPrChange>
                      </w:rPr>
                      <w:t xml:space="preserve">Our Commitments</w:t>
                    </w:r>
                  </w:ins>
                </w:sdtContent>
              </w:sdt>
              <w:ins w:author="Mariesa Welcome" w:id="5" w:date="2025-11-24T11:46:06Z"/>
            </w:sdtContent>
          </w:sdt>
        </w:p>
      </w:sdtContent>
    </w:sdt>
    <w:sdt>
      <w:sdtPr>
        <w:id w:val="72498863"/>
        <w:tag w:val="goog_rdk_95"/>
      </w:sdtPr>
      <w:sdtContent>
        <w:p w:rsidR="00000000" w:rsidDel="00000000" w:rsidP="00000000" w:rsidRDefault="00000000" w:rsidRPr="00000000" w14:paraId="0000001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ins w:author="Mariesa Welcome" w:id="5" w:date="2025-11-24T11:46:06Z"/>
              <w:u w:val="none"/>
            </w:rPr>
          </w:pPr>
          <w:sdt>
            <w:sdtPr>
              <w:id w:val="-1518101499"/>
              <w:tag w:val="goog_rdk_89"/>
            </w:sdtPr>
            <w:sdtContent>
              <w:ins w:author="Mariesa Welcome" w:id="5" w:date="2025-11-24T11:46:06Z"/>
              <w:sdt>
                <w:sdtPr>
                  <w:id w:val="-1430841902"/>
                  <w:tag w:val="goog_rdk_90"/>
                </w:sdtPr>
                <w:sdtContent>
                  <w:ins w:author="Mariesa Welcome" w:id="5" w:date="2025-11-24T11:46:06Z">
                    <w:r w:rsidDel="00000000" w:rsidR="00000000" w:rsidRPr="00000000">
                      <w:rPr>
                        <w:rtl w:val="0"/>
                        <w:rPrChange w:author="Mariesa Welcome" w:id="6" w:date="2025-11-24T11:46:06Z">
                          <w:rPr>
                            <w:rFonts w:ascii="Aptos" w:cs="Aptos" w:eastAsia="Aptos" w:hAnsi="Aptos"/>
                            <w:b w:val="0"/>
                            <w:bCs w:val="0"/>
                            <w:i w:val="0"/>
                            <w:iCs w:val="0"/>
                            <w:smallCaps w:val="0"/>
                            <w:strike w:val="0"/>
                            <w:color w:val="000000"/>
                            <w:sz w:val="24"/>
                            <w:szCs w:val="24"/>
                            <w:u w:val="none"/>
                            <w:shd w:fill="auto" w:val="clear"/>
                            <w:vertAlign w:val="baseline"/>
                          </w:rPr>
                        </w:rPrChange>
                      </w:rPr>
                      <w:t xml:space="preserve">Diversity, </w:t>
                    </w:r>
                  </w:ins>
                </w:sdtContent>
              </w:sdt>
              <w:ins w:author="Mariesa Welcome" w:id="5" w:date="2025-11-24T11:46:06Z">
                <w:sdt>
                  <w:sdtPr>
                    <w:id w:val="245333625"/>
                    <w:tag w:val="goog_rdk_91"/>
                  </w:sdtPr>
                  <w:sdtContent>
                    <w:r w:rsidDel="00000000" w:rsidR="00000000" w:rsidRPr="00000000">
                      <w:rPr>
                        <w:rtl w:val="0"/>
                        <w:rPrChange w:author="Mariesa Welcome" w:id="6" w:date="2025-11-24T11:46:06Z">
                          <w:rPr>
                            <w:rFonts w:ascii="Aptos" w:cs="Aptos" w:eastAsia="Aptos" w:hAnsi="Aptos"/>
                            <w:b w:val="0"/>
                            <w:bCs w:val="0"/>
                            <w:i w:val="0"/>
                            <w:iCs w:val="0"/>
                            <w:smallCaps w:val="0"/>
                            <w:strike w:val="0"/>
                            <w:color w:val="000000"/>
                            <w:sz w:val="24"/>
                            <w:szCs w:val="24"/>
                            <w:u w:val="none"/>
                            <w:shd w:fill="auto" w:val="clear"/>
                            <w:vertAlign w:val="baseline"/>
                          </w:rPr>
                        </w:rPrChange>
                      </w:rPr>
                      <w:t xml:space="preserve">Economic</w:t>
                    </w:r>
                  </w:sdtContent>
                </w:sdt>
                <w:sdt>
                  <w:sdtPr>
                    <w:id w:val="-1959572869"/>
                    <w:tag w:val="goog_rdk_92"/>
                  </w:sdtPr>
                  <w:sdtContent>
                    <w:r w:rsidDel="00000000" w:rsidR="00000000" w:rsidRPr="00000000">
                      <w:rPr>
                        <w:rtl w:val="0"/>
                        <w:rPrChange w:author="Mariesa Welcome" w:id="6" w:date="2025-11-24T11:46:06Z">
                          <w:rPr>
                            <w:rFonts w:ascii="Aptos" w:cs="Aptos" w:eastAsia="Aptos" w:hAnsi="Aptos"/>
                            <w:b w:val="0"/>
                            <w:bCs w:val="0"/>
                            <w:i w:val="0"/>
                            <w:iCs w:val="0"/>
                            <w:smallCaps w:val="0"/>
                            <w:strike w:val="0"/>
                            <w:color w:val="000000"/>
                            <w:sz w:val="24"/>
                            <w:szCs w:val="24"/>
                            <w:u w:val="none"/>
                            <w:shd w:fill="auto" w:val="clear"/>
                            <w:vertAlign w:val="baseline"/>
                          </w:rPr>
                        </w:rPrChange>
                      </w:rPr>
                      <w:t xml:space="preserve">, Social, and Environmental </w:t>
                    </w:r>
                  </w:sdtContent>
                </w:sdt>
                <w:sdt>
                  <w:sdtPr>
                    <w:id w:val="-1393028741"/>
                    <w:tag w:val="goog_rdk_93"/>
                  </w:sdtPr>
                  <w:sdtContent>
                    <w:r w:rsidDel="00000000" w:rsidR="00000000" w:rsidRPr="00000000">
                      <w:rPr>
                        <w:rtl w:val="0"/>
                        <w:rPrChange w:author="Mariesa Welcome" w:id="6" w:date="2025-11-24T11:46:06Z">
                          <w:rPr>
                            <w:rFonts w:ascii="Aptos" w:cs="Aptos" w:eastAsia="Aptos" w:hAnsi="Aptos"/>
                            <w:b w:val="0"/>
                            <w:bCs w:val="0"/>
                            <w:i w:val="0"/>
                            <w:iCs w:val="0"/>
                            <w:smallCaps w:val="0"/>
                            <w:strike w:val="0"/>
                            <w:color w:val="000000"/>
                            <w:sz w:val="24"/>
                            <w:szCs w:val="24"/>
                            <w:u w:val="none"/>
                            <w:shd w:fill="auto" w:val="clear"/>
                            <w:vertAlign w:val="baseline"/>
                          </w:rPr>
                        </w:rPrChange>
                      </w:rPr>
                      <w:t xml:space="preserve">Sustainability</w:t>
                    </w:r>
                  </w:sdtContent>
                </w:sdt>
                <w:sdt>
                  <w:sdtPr>
                    <w:id w:val="1257230825"/>
                    <w:tag w:val="goog_rdk_94"/>
                  </w:sdtPr>
                  <w:sdtContent>
                    <w:r w:rsidDel="00000000" w:rsidR="00000000" w:rsidRPr="00000000">
                      <w:rPr>
                        <w:rtl w:val="0"/>
                      </w:rPr>
                    </w:r>
                  </w:sdtContent>
                </w:sdt>
              </w:ins>
            </w:sdtContent>
          </w:sdt>
        </w:p>
      </w:sdtContent>
    </w:sdt>
    <w:sdt>
      <w:sdtPr>
        <w:id w:val="-1970539549"/>
        <w:tag w:val="goog_rdk_98"/>
      </w:sdtPr>
      <w:sdtContent>
        <w:p w:rsidR="00000000" w:rsidDel="00000000" w:rsidP="00000000" w:rsidRDefault="00000000" w:rsidRPr="00000000" w14:paraId="0000002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5" w:date="2025-11-24T11:46:06Z"/>
              <w:u w:val="none"/>
            </w:rPr>
          </w:pPr>
          <w:sdt>
            <w:sdtPr>
              <w:id w:val="-775328110"/>
              <w:tag w:val="goog_rdk_96"/>
            </w:sdtPr>
            <w:sdtContent>
              <w:ins w:author="Mariesa Welcome" w:id="5" w:date="2025-11-24T11:46:06Z"/>
              <w:sdt>
                <w:sdtPr>
                  <w:id w:val="1724436919"/>
                  <w:tag w:val="goog_rdk_97"/>
                </w:sdtPr>
                <w:sdtContent>
                  <w:ins w:author="Mariesa Welcome" w:id="5" w:date="2025-11-24T11:46:06Z">
                    <w:r w:rsidDel="00000000" w:rsidR="00000000" w:rsidRPr="00000000">
                      <w:rPr>
                        <w:rtl w:val="0"/>
                        <w:rPrChange w:author="Mariesa Welcome" w:id="6" w:date="2025-11-24T11:46:06Z">
                          <w:rPr>
                            <w:rFonts w:ascii="Aptos" w:cs="Aptos" w:eastAsia="Aptos" w:hAnsi="Aptos"/>
                            <w:b w:val="0"/>
                            <w:bCs w:val="0"/>
                            <w:i w:val="0"/>
                            <w:iCs w:val="0"/>
                            <w:smallCaps w:val="0"/>
                            <w:strike w:val="0"/>
                            <w:color w:val="000000"/>
                            <w:sz w:val="24"/>
                            <w:szCs w:val="24"/>
                            <w:u w:val="none"/>
                            <w:shd w:fill="auto" w:val="clear"/>
                            <w:vertAlign w:val="baseline"/>
                          </w:rPr>
                        </w:rPrChange>
                      </w:rPr>
                      <w:t xml:space="preserve">How we Work</w:t>
                    </w:r>
                  </w:ins>
                </w:sdtContent>
              </w:sdt>
              <w:ins w:author="Mariesa Welcome" w:id="5" w:date="2025-11-24T11:46:06Z"/>
            </w:sdtContent>
          </w:sdt>
        </w:p>
      </w:sdtContent>
    </w:sdt>
    <w:sdt>
      <w:sdtPr>
        <w:id w:val="1676254809"/>
        <w:tag w:val="goog_rdk_101"/>
      </w:sdtPr>
      <w:sdtContent>
        <w:p w:rsidR="00000000" w:rsidDel="00000000" w:rsidP="00000000" w:rsidRDefault="00000000" w:rsidRPr="00000000" w14:paraId="0000002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ins w:author="Mariesa Welcome" w:id="5" w:date="2025-11-24T11:46:06Z"/>
              <w:u w:val="none"/>
            </w:rPr>
          </w:pPr>
          <w:sdt>
            <w:sdtPr>
              <w:id w:val="1961953777"/>
              <w:tag w:val="goog_rdk_99"/>
            </w:sdtPr>
            <w:sdtContent>
              <w:ins w:author="Mariesa Welcome" w:id="5" w:date="2025-11-24T11:46:06Z"/>
              <w:sdt>
                <w:sdtPr>
                  <w:id w:val="-1743977376"/>
                  <w:tag w:val="goog_rdk_100"/>
                </w:sdtPr>
                <w:sdtContent>
                  <w:ins w:author="Mariesa Welcome" w:id="5" w:date="2025-11-24T11:46:06Z">
                    <w:r w:rsidDel="00000000" w:rsidR="00000000" w:rsidRPr="00000000">
                      <w:rPr>
                        <w:rtl w:val="0"/>
                        <w:rPrChange w:author="Mariesa Welcome" w:id="6" w:date="2025-11-24T11:46:06Z">
                          <w:rPr>
                            <w:rFonts w:ascii="Aptos" w:cs="Aptos" w:eastAsia="Aptos" w:hAnsi="Aptos"/>
                            <w:b w:val="0"/>
                            <w:bCs w:val="0"/>
                            <w:i w:val="0"/>
                            <w:iCs w:val="0"/>
                            <w:smallCaps w:val="0"/>
                            <w:strike w:val="0"/>
                            <w:color w:val="000000"/>
                            <w:sz w:val="24"/>
                            <w:szCs w:val="24"/>
                            <w:u w:val="none"/>
                            <w:shd w:fill="auto" w:val="clear"/>
                            <w:vertAlign w:val="baseline"/>
                          </w:rPr>
                        </w:rPrChange>
                      </w:rPr>
                      <w:t xml:space="preserve">From Idea to Impact</w:t>
                    </w:r>
                  </w:ins>
                </w:sdtContent>
              </w:sdt>
              <w:ins w:author="Mariesa Welcome" w:id="5" w:date="2025-11-24T11:46:06Z"/>
            </w:sdtContent>
          </w:sdt>
        </w:p>
      </w:sdtContent>
    </w:sdt>
    <w:sdt>
      <w:sdtPr>
        <w:id w:val="-1124500341"/>
        <w:tag w:val="goog_rdk_105"/>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Change w:author="Mariesa Welcome" w:id="6" w:date="2025-11-24T11:46:06Z">
                <w:rPr/>
              </w:rPrChange>
            </w:rPr>
            <w:pPrChange w:author="Mariesa Welcome" w:id="0" w:date="2025-11-24T11:46:06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pPr>
            </w:pPrChange>
          </w:pPr>
          <w:sdt>
            <w:sdtPr>
              <w:id w:val="-251123271"/>
              <w:tag w:val="goog_rdk_102"/>
            </w:sdtPr>
            <w:sdtContent>
              <w:ins w:author="Mariesa Welcome" w:id="5" w:date="2025-11-24T11:46:06Z"/>
              <w:sdt>
                <w:sdtPr>
                  <w:id w:val="872989253"/>
                  <w:tag w:val="goog_rdk_103"/>
                </w:sdtPr>
                <w:sdtContent>
                  <w:ins w:author="Mariesa Welcome" w:id="5" w:date="2025-11-24T11:46:06Z">
                    <w:r w:rsidDel="00000000" w:rsidR="00000000" w:rsidRPr="00000000">
                      <w:rPr>
                        <w:rtl w:val="0"/>
                        <w:rPrChange w:author="Mariesa Welcome" w:id="6" w:date="2025-11-24T11:46:06Z">
                          <w:rPr>
                            <w:rFonts w:ascii="Aptos" w:cs="Aptos" w:eastAsia="Aptos" w:hAnsi="Aptos"/>
                            <w:b w:val="0"/>
                            <w:bCs w:val="0"/>
                            <w:i w:val="0"/>
                            <w:iCs w:val="0"/>
                            <w:smallCaps w:val="0"/>
                            <w:strike w:val="0"/>
                            <w:color w:val="000000"/>
                            <w:sz w:val="24"/>
                            <w:szCs w:val="24"/>
                            <w:u w:val="none"/>
                            <w:shd w:fill="auto" w:val="clear"/>
                            <w:vertAlign w:val="baseline"/>
                          </w:rPr>
                        </w:rPrChange>
                      </w:rPr>
                      <w:tab/>
                      <w:tab/>
                    </w:r>
                  </w:ins>
                </w:sdtContent>
              </w:sdt>
              <w:ins w:author="Mariesa Welcome" w:id="5" w:date="2025-11-24T11:46:06Z"/>
            </w:sdtContent>
          </w:sdt>
          <w:sdt>
            <w:sdtPr>
              <w:id w:val="-1443718016"/>
              <w:tag w:val="goog_rdk_104"/>
            </w:sdtPr>
            <w:sdtContent>
              <w:r w:rsidDel="00000000" w:rsidR="00000000" w:rsidRPr="00000000">
                <w:rPr>
                  <w:rtl w:val="0"/>
                </w:rPr>
              </w:r>
            </w:sdtContent>
          </w:sdt>
        </w:p>
      </w:sdtContent>
    </w:sdt>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Careers</w:t>
      </w:r>
    </w:p>
    <w:p w:rsidR="00000000" w:rsidDel="00000000" w:rsidP="00000000" w:rsidRDefault="00000000" w:rsidRPr="00000000" w14:paraId="00000024">
      <w:pPr>
        <w:pStyle w:val="Heading1"/>
        <w:rPr/>
      </w:pPr>
      <w:r w:rsidDel="00000000" w:rsidR="00000000" w:rsidRPr="00000000">
        <w:rPr>
          <w:rtl w:val="0"/>
        </w:rPr>
        <w:t xml:space="preserve">About US </w:t>
      </w:r>
    </w:p>
    <w:sdt>
      <w:sdtPr>
        <w:id w:val="1252446293"/>
        <w:tag w:val="goog_rdk_109"/>
      </w:sdtPr>
      <w:sdtContent>
        <w:p w:rsidR="00000000" w:rsidDel="00000000" w:rsidP="00000000" w:rsidRDefault="00000000" w:rsidRPr="00000000" w14:paraId="00000025">
          <w:pPr>
            <w:numPr>
              <w:ilvl w:val="0"/>
              <w:numId w:val="2"/>
            </w:numPr>
            <w:ind w:left="1440" w:hanging="360"/>
            <w:rPr>
              <w:ins w:author="Mariesa Welcome" w:id="7" w:date="2025-11-24T00:23:34Z"/>
              <w:rFonts w:ascii="Aptos" w:cs="Aptos" w:eastAsia="Aptos" w:hAnsi="Aptos"/>
              <w:i w:val="1"/>
              <w:iCs w:val="1"/>
            </w:rPr>
          </w:pPr>
          <w:sdt>
            <w:sdtPr>
              <w:id w:val="1308685553"/>
              <w:tag w:val="goog_rdk_107"/>
            </w:sdtPr>
            <w:sdtContent>
              <w:ins w:author="Mariesa Welcome" w:id="7" w:date="2025-11-24T00:23:34Z">
                <w:r w:rsidDel="00000000" w:rsidR="00000000" w:rsidRPr="00000000">
                  <w:rPr>
                    <w:rtl w:val="0"/>
                  </w:rPr>
                  <w:t xml:space="preserve">Who We Are</w:t>
                </w:r>
              </w:ins>
              <w:sdt>
                <w:sdtPr>
                  <w:id w:val="1473127059"/>
                  <w:tag w:val="goog_rdk_108"/>
                </w:sdtPr>
                <w:sdtContent>
                  <w:ins w:author="Mariesa Welcome" w:id="7" w:date="2025-11-24T00:23:34Z">
                    <w:r w:rsidDel="00000000" w:rsidR="00000000" w:rsidRPr="00000000">
                      <w:rPr>
                        <w:rtl w:val="0"/>
                      </w:rPr>
                    </w:r>
                  </w:ins>
                </w:sdtContent>
              </w:sdt>
              <w:ins w:author="Mariesa Welcome" w:id="7" w:date="2025-11-24T00:23:34Z"/>
            </w:sdtContent>
          </w:sdt>
        </w:p>
      </w:sdtContent>
    </w:sdt>
    <w:sdt>
      <w:sdtPr>
        <w:id w:val="-7606008"/>
        <w:tag w:val="goog_rdk_117"/>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riesa Welcome" w:id="9" w:date="2025-11-23T20:59:06Z"/>
              <w:rFonts w:ascii=".SFUI-Semibold" w:cs=".SFUI-Semibold" w:eastAsia=".SFUI-Semibold" w:hAnsi=".SFUI-Semibold"/>
              <w:color w:val="1b1c1d"/>
              <w:sz w:val="23"/>
              <w:szCs w:val="23"/>
              <w:rPrChange w:author="Mariesa Welcome" w:id="10" w:date="2025-11-23T20:59:06Z">
                <w:rPr/>
              </w:rPrChange>
            </w:rPr>
          </w:pPr>
          <w:sdt>
            <w:sdtPr>
              <w:id w:val="-1339898051"/>
              <w:tag w:val="goog_rdk_111"/>
            </w:sdtPr>
            <w:sdtContent>
              <w:ins w:author="Mariesa Welcome" w:id="9" w:date="2025-11-23T20:59:06Z"/>
              <w:sdt>
                <w:sdtPr>
                  <w:id w:val="2121184746"/>
                  <w:tag w:val="goog_rdk_112"/>
                </w:sdtPr>
                <w:sdtContent>
                  <w:ins w:author="Mariesa Welcome" w:id="9" w:date="2025-11-23T20:59:06Z">
                    <w:r w:rsidDel="00000000" w:rsidR="00000000" w:rsidRPr="00000000">
                      <w:rPr>
                        <w:rFonts w:ascii=".SFUI-Semibold" w:cs=".SFUI-Semibold" w:eastAsia=".SFUI-Semibold" w:hAnsi=".SFUI-Semibold"/>
                        <w:color w:val="1b1c1d"/>
                        <w:sz w:val="23"/>
                        <w:szCs w:val="23"/>
                        <w:rtl w:val="0"/>
                        <w:rPrChange w:author="Mariesa Welcome" w:id="10" w:date="2025-11-23T20:59:06Z">
                          <w:rPr/>
                        </w:rPrChange>
                      </w:rPr>
                      <w:t xml:space="preserve">At </w:t>
                    </w:r>
                  </w:ins>
                </w:sdtContent>
              </w:sdt>
              <w:ins w:author="Mariesa Welcome" w:id="9" w:date="2025-11-23T20:59:06Z">
                <w:sdt>
                  <w:sdtPr>
                    <w:id w:val="1891328200"/>
                    <w:tag w:val="goog_rdk_113"/>
                  </w:sdtPr>
                  <w:sdtContent>
                    <w:r w:rsidDel="00000000" w:rsidR="00000000" w:rsidRPr="00000000">
                      <w:rPr>
                        <w:rFonts w:ascii=".SFUI-Semibold" w:cs=".SFUI-Semibold" w:eastAsia=".SFUI-Semibold" w:hAnsi=".SFUI-Semibold"/>
                        <w:b w:val="1"/>
                        <w:bCs w:val="1"/>
                        <w:color w:val="1b1c1d"/>
                        <w:sz w:val="23"/>
                        <w:szCs w:val="23"/>
                        <w:rtl w:val="0"/>
                        <w:rPrChange w:author="Mariesa Welcome" w:id="10" w:date="2025-11-23T20:59:06Z">
                          <w:rPr/>
                        </w:rPrChange>
                      </w:rPr>
                      <w:t xml:space="preserve">Coastline Citadel Group</w:t>
                    </w:r>
                  </w:sdtContent>
                </w:sdt>
                <w:sdt>
                  <w:sdtPr>
                    <w:id w:val="1299845769"/>
                    <w:tag w:val="goog_rdk_114"/>
                  </w:sdtPr>
                  <w:sdtContent>
                    <w:r w:rsidDel="00000000" w:rsidR="00000000" w:rsidRPr="00000000">
                      <w:rPr>
                        <w:rFonts w:ascii=".SFUI-Semibold" w:cs=".SFUI-Semibold" w:eastAsia=".SFUI-Semibold" w:hAnsi=".SFUI-Semibold"/>
                        <w:color w:val="1b1c1d"/>
                        <w:sz w:val="23"/>
                        <w:szCs w:val="23"/>
                        <w:rtl w:val="0"/>
                        <w:rPrChange w:author="Mariesa Welcome" w:id="10" w:date="2025-11-23T20:59:06Z">
                          <w:rPr/>
                        </w:rPrChange>
                      </w:rPr>
                      <w:t xml:space="preserve">, we are a next-generation consulting firm dedicated to helping organizations thrive in an increasingly complex and rapidly evolving world. We combine deep analytical rigor, strategic foresight, and human-centered innovation to help clients transform, grow, and achieve sustainable competitive advantage. </w:t>
                    </w:r>
                  </w:sdtContent>
                </w:sdt>
                <w:sdt>
                  <w:sdtPr>
                    <w:id w:val="1994349085"/>
                    <w:tag w:val="goog_rdk_115"/>
                  </w:sdtPr>
                  <w:sdtContent>
                    <w:r w:rsidDel="00000000" w:rsidR="00000000" w:rsidRPr="00000000">
                      <w:rPr>
                        <w:rFonts w:ascii=".SFUI-Semibold" w:cs=".SFUI-Semibold" w:eastAsia=".SFUI-Semibold" w:hAnsi=".SFUI-Semibold"/>
                        <w:b w:val="1"/>
                        <w:bCs w:val="1"/>
                        <w:color w:val="1b1c1d"/>
                        <w:sz w:val="23"/>
                        <w:szCs w:val="23"/>
                        <w:rtl w:val="0"/>
                        <w:rPrChange w:author="Mariesa Welcome" w:id="10" w:date="2025-11-23T20:59:06Z">
                          <w:rPr/>
                        </w:rPrChange>
                      </w:rPr>
                      <w:t xml:space="preserve">Coastline Citadel Group </w:t>
                    </w:r>
                  </w:sdtContent>
                </w:sdt>
                <w:sdt>
                  <w:sdtPr>
                    <w:id w:val="436357065"/>
                    <w:tag w:val="goog_rdk_116"/>
                  </w:sdtPr>
                  <w:sdtContent>
                    <w:r w:rsidDel="00000000" w:rsidR="00000000" w:rsidRPr="00000000">
                      <w:rPr>
                        <w:rFonts w:ascii=".SFUI-Semibold" w:cs=".SFUI-Semibold" w:eastAsia=".SFUI-Semibold" w:hAnsi=".SFUI-Semibold"/>
                        <w:color w:val="1b1c1d"/>
                        <w:sz w:val="23"/>
                        <w:szCs w:val="23"/>
                        <w:rtl w:val="0"/>
                        <w:rPrChange w:author="Mariesa Welcome" w:id="10" w:date="2025-11-23T20:59:06Z">
                          <w:rPr/>
                        </w:rPrChange>
                      </w:rPr>
                      <w:t xml:space="preserve">partners with the world's leading organizations to translate complexity into enduring opportunity. By integrating deep domain mastery with an objective and highly tailored consulting approach, we empower leadership teams to make decisive, future-proof strategic choices that drive long-term success.</w:t>
                    </w:r>
                  </w:sdtContent>
                </w:sdt>
              </w:ins>
            </w:sdtContent>
          </w:sdt>
        </w:p>
      </w:sdtContent>
    </w:sdt>
    <w:sdt>
      <w:sdtPr>
        <w:id w:val="-1529582905"/>
        <w:tag w:val="goog_rdk_120"/>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riesa Welcome" w:id="9" w:date="2025-11-23T20:59:06Z"/>
              <w:rFonts w:ascii=".SFUI-Semibold" w:cs=".SFUI-Semibold" w:eastAsia=".SFUI-Semibold" w:hAnsi=".SFUI-Semibold"/>
              <w:color w:val="1b1c1d"/>
              <w:sz w:val="23"/>
              <w:szCs w:val="23"/>
              <w:rPrChange w:author="Mariesa Welcome" w:id="10" w:date="2025-11-23T20:59:06Z">
                <w:rPr/>
              </w:rPrChange>
            </w:rPr>
          </w:pPr>
          <w:sdt>
            <w:sdtPr>
              <w:id w:val="983512540"/>
              <w:tag w:val="goog_rdk_118"/>
            </w:sdtPr>
            <w:sdtContent>
              <w:ins w:author="Mariesa Welcome" w:id="9" w:date="2025-11-23T20:59:06Z"/>
              <w:sdt>
                <w:sdtPr>
                  <w:id w:val="-2027246529"/>
                  <w:tag w:val="goog_rdk_119"/>
                </w:sdtPr>
                <w:sdtContent>
                  <w:ins w:author="Mariesa Welcome" w:id="9" w:date="2025-11-23T20:59:06Z">
                    <w:r w:rsidDel="00000000" w:rsidR="00000000" w:rsidRPr="00000000">
                      <w:rPr>
                        <w:rtl w:val="0"/>
                      </w:rPr>
                    </w:r>
                  </w:ins>
                </w:sdtContent>
              </w:sdt>
              <w:ins w:author="Mariesa Welcome" w:id="9" w:date="2025-11-23T20:59:06Z"/>
            </w:sdtContent>
          </w:sdt>
        </w:p>
      </w:sdtContent>
    </w:sdt>
    <w:sdt>
      <w:sdtPr>
        <w:id w:val="1613516060"/>
        <w:tag w:val="goog_rdk_123"/>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riesa Welcome" w:id="9" w:date="2025-11-23T20:59:06Z"/>
              <w:rFonts w:ascii=".SFUI-Semibold" w:cs=".SFUI-Semibold" w:eastAsia=".SFUI-Semibold" w:hAnsi=".SFUI-Semibold"/>
              <w:color w:val="1b1c1d"/>
              <w:sz w:val="23"/>
              <w:szCs w:val="23"/>
              <w:rPrChange w:author="Mariesa Welcome" w:id="10" w:date="2025-11-23T20:59:06Z">
                <w:rPr/>
              </w:rPrChange>
            </w:rPr>
          </w:pPr>
          <w:sdt>
            <w:sdtPr>
              <w:id w:val="1747393734"/>
              <w:tag w:val="goog_rdk_121"/>
            </w:sdtPr>
            <w:sdtContent>
              <w:ins w:author="Mariesa Welcome" w:id="9" w:date="2025-11-23T20:59:06Z"/>
              <w:sdt>
                <w:sdtPr>
                  <w:id w:val="1478389137"/>
                  <w:tag w:val="goog_rdk_122"/>
                </w:sdtPr>
                <w:sdtContent>
                  <w:ins w:author="Mariesa Welcome" w:id="9" w:date="2025-11-23T20:59:06Z">
                    <w:r w:rsidDel="00000000" w:rsidR="00000000" w:rsidRPr="00000000">
                      <w:rPr>
                        <w:rFonts w:ascii=".SFUI-Semibold" w:cs=".SFUI-Semibold" w:eastAsia=".SFUI-Semibold" w:hAnsi=".SFUI-Semibold"/>
                        <w:color w:val="1b1c1d"/>
                        <w:sz w:val="23"/>
                        <w:szCs w:val="23"/>
                        <w:rtl w:val="0"/>
                        <w:rPrChange w:author="Mariesa Welcome" w:id="10" w:date="2025-11-23T20:59:06Z">
                          <w:rPr/>
                        </w:rPrChange>
                      </w:rPr>
                      <w:t xml:space="preserve">Our capabilities extend across the most vital dimensions of organizational success, allowing us to guide clients through growth, transformation, technology adoption, and complex risk landscapes. We work closely with leaders in both the private and public sectors, supporting them on critical initiatives such as digital modernization, operational excellence, organizational redesign, enterprise governance, and strategic expansion. Our multidisciplinary teams draw from expertise in business strategy, advanced technology, data science, public policy, and organizational behavior, enabling us to deliver solutions that are visionary yet practical, ambitious yet grounded in measurable outcomes.</w:t>
                    </w:r>
                  </w:ins>
                </w:sdtContent>
              </w:sdt>
              <w:ins w:author="Mariesa Welcome" w:id="9" w:date="2025-11-23T20:59:06Z"/>
            </w:sdtContent>
          </w:sdt>
        </w:p>
      </w:sdtContent>
    </w:sdt>
    <w:sdt>
      <w:sdtPr>
        <w:id w:val="196983020"/>
        <w:tag w:val="goog_rdk_126"/>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riesa Welcome" w:id="9" w:date="2025-11-23T20:59:06Z"/>
              <w:rFonts w:ascii=".SFUI-Semibold" w:cs=".SFUI-Semibold" w:eastAsia=".SFUI-Semibold" w:hAnsi=".SFUI-Semibold"/>
              <w:color w:val="1b1c1d"/>
              <w:sz w:val="23"/>
              <w:szCs w:val="23"/>
              <w:rPrChange w:author="Mariesa Welcome" w:id="10" w:date="2025-11-23T20:59:06Z">
                <w:rPr/>
              </w:rPrChange>
            </w:rPr>
          </w:pPr>
          <w:sdt>
            <w:sdtPr>
              <w:id w:val="-1192155828"/>
              <w:tag w:val="goog_rdk_124"/>
            </w:sdtPr>
            <w:sdtContent>
              <w:ins w:author="Mariesa Welcome" w:id="9" w:date="2025-11-23T20:59:06Z"/>
              <w:sdt>
                <w:sdtPr>
                  <w:id w:val="-63195745"/>
                  <w:tag w:val="goog_rdk_125"/>
                </w:sdtPr>
                <w:sdtContent>
                  <w:ins w:author="Mariesa Welcome" w:id="9" w:date="2025-11-23T20:59:06Z">
                    <w:r w:rsidDel="00000000" w:rsidR="00000000" w:rsidRPr="00000000">
                      <w:rPr>
                        <w:rtl w:val="0"/>
                      </w:rPr>
                    </w:r>
                  </w:ins>
                </w:sdtContent>
              </w:sdt>
              <w:ins w:author="Mariesa Welcome" w:id="9" w:date="2025-11-23T20:59:06Z"/>
            </w:sdtContent>
          </w:sdt>
        </w:p>
      </w:sdtContent>
    </w:sdt>
    <w:sdt>
      <w:sdtPr>
        <w:id w:val="1631933193"/>
        <w:tag w:val="goog_rdk_136"/>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FUI-Semibold" w:cs=".SFUI-Semibold" w:eastAsia=".SFUI-Semibold" w:hAnsi=".SFUI-Semibold"/>
              <w:b w:val="1"/>
              <w:bCs w:val="1"/>
              <w:color w:val="1b1c1d"/>
              <w:sz w:val="23"/>
              <w:szCs w:val="23"/>
              <w:rPrChange w:author="Mariesa Welcome" w:id="10" w:date="2025-11-23T20:59:06Z">
                <w:rPr>
                  <w:rFonts w:ascii=".AppleSystemUIFont" w:cs=".AppleSystemUIFont" w:eastAsia=".AppleSystemUIFont" w:hAnsi=".AppleSystemUIFont"/>
                  <w:b w:val="0"/>
                  <w:bCs w:val="0"/>
                  <w:i w:val="0"/>
                  <w:iCs w:val="0"/>
                  <w:smallCaps w:val="0"/>
                  <w:strike w:val="0"/>
                  <w:color w:val="1b1c1d"/>
                  <w:sz w:val="23"/>
                  <w:szCs w:val="23"/>
                  <w:u w:val="none"/>
                  <w:shd w:fill="auto" w:val="clear"/>
                  <w:vertAlign w:val="baseline"/>
                </w:rPr>
              </w:rPrChange>
            </w:rPr>
          </w:pPr>
          <w:sdt>
            <w:sdtPr>
              <w:id w:val="161068599"/>
              <w:tag w:val="goog_rdk_127"/>
            </w:sdtPr>
            <w:sdtContent>
              <w:ins w:author="Mariesa Welcome" w:id="9" w:date="2025-11-23T20:59:06Z"/>
              <w:sdt>
                <w:sdtPr>
                  <w:id w:val="-1533486354"/>
                  <w:tag w:val="goog_rdk_128"/>
                </w:sdtPr>
                <w:sdtContent>
                  <w:ins w:author="Mariesa Welcome" w:id="9" w:date="2025-11-23T20:59:06Z">
                    <w:r w:rsidDel="00000000" w:rsidR="00000000" w:rsidRPr="00000000">
                      <w:rPr>
                        <w:rFonts w:ascii=".SFUI-Semibold" w:cs=".SFUI-Semibold" w:eastAsia=".SFUI-Semibold" w:hAnsi=".SFUI-Semibold"/>
                        <w:color w:val="1b1c1d"/>
                        <w:sz w:val="23"/>
                        <w:szCs w:val="23"/>
                        <w:rtl w:val="0"/>
                        <w:rPrChange w:author="Mariesa Welcome" w:id="10" w:date="2025-11-23T20:59:06Z">
                          <w:rPr/>
                        </w:rPrChange>
                      </w:rPr>
                      <w:t xml:space="preserve">Our approach is defined by curiosity, integrity, and an unwavering commitment to excellence. We believe in elevating people, strengthening institutions, and designing systems that stand the test of time. Success for us is not measured by the length of a deliverable but by the real-world progress and sustainable impact we help create. As trusted advisors, we empower organizations to navigate uncertainty with confidence, seize emerging opportunities, and build futures where innovation, resilience, and human potential thrive. At </w:t>
                    </w:r>
                  </w:ins>
                </w:sdtContent>
              </w:sdt>
              <w:ins w:author="Mariesa Welcome" w:id="9" w:date="2025-11-23T20:59:06Z">
                <w:sdt>
                  <w:sdtPr>
                    <w:id w:val="-903843312"/>
                    <w:tag w:val="goog_rdk_129"/>
                  </w:sdtPr>
                  <w:sdtContent>
                    <w:r w:rsidDel="00000000" w:rsidR="00000000" w:rsidRPr="00000000">
                      <w:rPr>
                        <w:rFonts w:ascii=".SFUI-Semibold" w:cs=".SFUI-Semibold" w:eastAsia=".SFUI-Semibold" w:hAnsi=".SFUI-Semibold"/>
                        <w:b w:val="1"/>
                        <w:bCs w:val="1"/>
                        <w:color w:val="1b1c1d"/>
                        <w:sz w:val="23"/>
                        <w:szCs w:val="23"/>
                        <w:rtl w:val="0"/>
                        <w:rPrChange w:author="Mariesa Welcome" w:id="10" w:date="2025-11-23T20:59:06Z">
                          <w:rPr/>
                        </w:rPrChange>
                      </w:rPr>
                      <w:t xml:space="preserve">Coastline Citadel Group</w:t>
                    </w:r>
                  </w:sdtContent>
                </w:sdt>
                <w:sdt>
                  <w:sdtPr>
                    <w:id w:val="1648180091"/>
                    <w:tag w:val="goog_rdk_130"/>
                  </w:sdtPr>
                  <w:sdtContent>
                    <w:r w:rsidDel="00000000" w:rsidR="00000000" w:rsidRPr="00000000">
                      <w:rPr>
                        <w:rFonts w:ascii=".SFUI-Semibold" w:cs=".SFUI-Semibold" w:eastAsia=".SFUI-Semibold" w:hAnsi=".SFUI-Semibold"/>
                        <w:color w:val="1b1c1d"/>
                        <w:sz w:val="23"/>
                        <w:szCs w:val="23"/>
                        <w:rtl w:val="0"/>
                        <w:rPrChange w:author="Mariesa Welcome" w:id="10" w:date="2025-11-23T20:59:06Z">
                          <w:rPr/>
                        </w:rPrChange>
                      </w:rPr>
                      <w:t xml:space="preserve">, we do more than solve problems, we shape the next chapter of possibility for every client we serve.</w:t>
                    </w:r>
                  </w:sdtContent>
                </w:sdt>
              </w:ins>
            </w:sdtContent>
          </w:sdt>
          <w:sdt>
            <w:sdtPr>
              <w:id w:val="-1388342516"/>
              <w:tag w:val="goog_rdk_131"/>
            </w:sdtPr>
            <w:sdtContent>
              <w:del w:author="Mariesa Welcome" w:id="9" w:date="2025-11-23T20:59:06Z"/>
              <w:sdt>
                <w:sdtPr>
                  <w:id w:val="-421100782"/>
                  <w:tag w:val="goog_rdk_132"/>
                </w:sdtPr>
                <w:sdtContent>
                  <w:del w:author="Mariesa Welcome" w:id="9" w:date="2025-11-23T20:59:06Z">
                    <w:r w:rsidDel="00000000" w:rsidR="00000000" w:rsidRPr="00000000">
                      <w:rPr>
                        <w:rFonts w:ascii=".SFUI-Semibold" w:cs=".SFUI-Semibold" w:eastAsia=".SFUI-Semibold" w:hAnsi=".SFUI-Semibold"/>
                        <w:b w:val="1"/>
                        <w:bCs w:val="1"/>
                        <w:color w:val="1b1c1d"/>
                        <w:sz w:val="23"/>
                        <w:szCs w:val="23"/>
                        <w:rtl w:val="0"/>
                        <w:rPrChange w:author="Mariesa Welcome" w:id="10" w:date="2025-11-23T20:59:06Z">
                          <w:rPr>
                            <w:rFonts w:ascii=".SFUI-Semibold" w:cs=".SFUI-Semibold" w:eastAsia=".SFUI-Semibold" w:hAnsi=".SFUI-Semibold"/>
                            <w:b w:val="1"/>
                            <w:bCs w:val="1"/>
                            <w:i w:val="0"/>
                            <w:iCs w:val="0"/>
                            <w:smallCaps w:val="0"/>
                            <w:strike w:val="0"/>
                            <w:color w:val="1b1c1d"/>
                            <w:sz w:val="23"/>
                            <w:szCs w:val="23"/>
                            <w:u w:val="none"/>
                            <w:shd w:fill="auto" w:val="clear"/>
                            <w:vertAlign w:val="baseline"/>
                          </w:rPr>
                        </w:rPrChange>
                      </w:rPr>
                      <w:delText xml:space="preserve">Coastline Citadel Group</w:delText>
                    </w:r>
                  </w:del>
                </w:sdtContent>
              </w:sdt>
              <w:del w:author="Mariesa Welcome" w:id="9" w:date="2025-11-23T20:59:06Z">
                <w:sdt>
                  <w:sdtPr>
                    <w:id w:val="-1334560894"/>
                    <w:tag w:val="goog_rdk_133"/>
                  </w:sdtPr>
                  <w:sdtContent>
                    <w:r w:rsidDel="00000000" w:rsidR="00000000" w:rsidRPr="00000000">
                      <w:rPr>
                        <w:rFonts w:ascii=".SFUI-Semibold" w:cs=".SFUI-Semibold" w:eastAsia=".SFUI-Semibold" w:hAnsi=".SFUI-Semibold"/>
                        <w:b w:val="1"/>
                        <w:bCs w:val="1"/>
                        <w:color w:val="1b1c1d"/>
                        <w:sz w:val="23"/>
                        <w:szCs w:val="23"/>
                        <w:rtl w:val="0"/>
                        <w:rPrChange w:author="Mariesa Welcome" w:id="10" w:date="2025-11-23T20:59:06Z">
                          <w:rPr>
                            <w:rFonts w:ascii=".SFUI-Regular" w:cs=".SFUI-Regular" w:eastAsia=".SFUI-Regular" w:hAnsi=".SFUI-Regular"/>
                            <w:b w:val="0"/>
                            <w:bCs w:val="0"/>
                            <w:i w:val="0"/>
                            <w:iCs w:val="0"/>
                            <w:smallCaps w:val="0"/>
                            <w:strike w:val="0"/>
                            <w:color w:val="1b1c1d"/>
                            <w:sz w:val="23"/>
                            <w:szCs w:val="23"/>
                            <w:u w:val="none"/>
                            <w:shd w:fill="auto" w:val="clear"/>
                            <w:vertAlign w:val="baseline"/>
                          </w:rPr>
                        </w:rPrChange>
                      </w:rPr>
                      <w:delText xml:space="preserve"> partners with the world's leading organizations to translate complexity into enduring competitive advantage. By integrating deep domain mastery with an objective, highly tailored consulting approach, we empower leadership to make decisive, future-proof strategic choices. Our service portfolio spans the critical nexus of </w:delText>
                    </w:r>
                  </w:sdtContent>
                </w:sdt>
                <w:sdt>
                  <w:sdtPr>
                    <w:id w:val="-805472579"/>
                    <w:tag w:val="goog_rdk_134"/>
                  </w:sdtPr>
                  <w:sdtContent>
                    <w:r w:rsidDel="00000000" w:rsidR="00000000" w:rsidRPr="00000000">
                      <w:rPr>
                        <w:rFonts w:ascii=".SFUI-Semibold" w:cs=".SFUI-Semibold" w:eastAsia=".SFUI-Semibold" w:hAnsi=".SFUI-Semibold"/>
                        <w:b w:val="1"/>
                        <w:bCs w:val="1"/>
                        <w:color w:val="1b1c1d"/>
                        <w:sz w:val="23"/>
                        <w:szCs w:val="23"/>
                        <w:rtl w:val="0"/>
                        <w:rPrChange w:author="Mariesa Welcome" w:id="10" w:date="2025-11-23T20:59:06Z">
                          <w:rPr>
                            <w:rFonts w:ascii=".SFUI-Semibold" w:cs=".SFUI-Semibold" w:eastAsia=".SFUI-Semibold" w:hAnsi=".SFUI-Semibold"/>
                            <w:b w:val="1"/>
                            <w:bCs w:val="1"/>
                            <w:i w:val="0"/>
                            <w:iCs w:val="0"/>
                            <w:smallCaps w:val="0"/>
                            <w:strike w:val="0"/>
                            <w:color w:val="1b1c1d"/>
                            <w:sz w:val="23"/>
                            <w:szCs w:val="23"/>
                            <w:u w:val="none"/>
                            <w:shd w:fill="auto" w:val="clear"/>
                            <w:vertAlign w:val="baseline"/>
                          </w:rPr>
                        </w:rPrChange>
                      </w:rPr>
                      <w:delText xml:space="preserve">Technology Integration, Business Process Optimization, Predictive Analytics, Governance, Regulatory Risk, Mergers &amp; Acquisitions support, and Internal Audit.</w:delText>
                    </w:r>
                  </w:sdtContent>
                </w:sdt>
              </w:del>
            </w:sdtContent>
          </w:sdt>
          <w:sdt>
            <w:sdtPr>
              <w:id w:val="589887991"/>
              <w:tag w:val="goog_rdk_135"/>
            </w:sdtPr>
            <w:sdtContent>
              <w:r w:rsidDel="00000000" w:rsidR="00000000" w:rsidRPr="00000000">
                <w:rPr>
                  <w:rtl w:val="0"/>
                </w:rPr>
              </w:r>
            </w:sdtContent>
          </w:sdt>
        </w:p>
      </w:sdtContent>
    </w:sdt>
    <w:p w:rsidR="00000000" w:rsidDel="00000000" w:rsidP="00000000" w:rsidRDefault="00000000" w:rsidRPr="00000000" w14:paraId="0000002B">
      <w:pPr>
        <w:rPr>
          <w:rFonts w:ascii="Lato" w:cs="Lato" w:eastAsia="Lato" w:hAnsi="Lato"/>
          <w:i w:val="1"/>
          <w:iCs w:val="1"/>
          <w:color w:val="000000"/>
          <w:sz w:val="30"/>
          <w:szCs w:val="30"/>
          <w:highlight w:val="white"/>
        </w:rPr>
      </w:pPr>
      <w:r w:rsidDel="00000000" w:rsidR="00000000" w:rsidRPr="00000000">
        <w:rPr>
          <w:rFonts w:ascii="Lato" w:cs="Lato" w:eastAsia="Lato" w:hAnsi="Lato"/>
          <w:i w:val="1"/>
          <w:iCs w:val="1"/>
          <w:color w:val="000000"/>
          <w:sz w:val="30"/>
          <w:szCs w:val="30"/>
          <w:highlight w:val="white"/>
          <w:rtl w:val="0"/>
        </w:rPr>
        <w:br w:type="textWrapping"/>
        <w:tab/>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Leadership</w:t>
      </w:r>
      <w:r w:rsidDel="00000000" w:rsidR="00000000" w:rsidRPr="00000000">
        <w:rPr>
          <w:rtl w:val="0"/>
        </w:rPr>
      </w:r>
    </w:p>
    <w:sdt>
      <w:sdtPr>
        <w:id w:val="803903470"/>
        <w:tag w:val="goog_rdk_140"/>
      </w:sdtPr>
      <w:sdtContent>
        <w:p w:rsidR="00000000" w:rsidDel="00000000" w:rsidP="00000000" w:rsidRDefault="00000000" w:rsidRPr="00000000" w14:paraId="0000002D">
          <w:pPr>
            <w:spacing w:after="0" w:line="240" w:lineRule="auto"/>
            <w:rPr>
              <w:ins w:author="Mariesa Welcome" w:id="11" w:date="2025-11-23T21:05:00Z"/>
              <w:rFonts w:ascii=".SFUI-Regular" w:cs=".SFUI-Regular" w:eastAsia=".SFUI-Regular" w:hAnsi=".SFUI-Regular"/>
              <w:color w:val="1b1c1d"/>
              <w:sz w:val="23"/>
              <w:szCs w:val="23"/>
              <w:rPrChange w:author="Mariesa Welcome" w:id="12" w:date="2025-11-23T21:05:00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1990154755"/>
              <w:tag w:val="goog_rdk_138"/>
            </w:sdtPr>
            <w:sdtContent>
              <w:ins w:author="Mariesa Welcome" w:id="11" w:date="2025-11-23T21:05:00Z"/>
              <w:sdt>
                <w:sdtPr>
                  <w:id w:val="-1405104785"/>
                  <w:tag w:val="goog_rdk_139"/>
                </w:sdtPr>
                <w:sdtContent>
                  <w:ins w:author="Mariesa Welcome" w:id="11" w:date="2025-11-23T21:05:00Z">
                    <w:r w:rsidDel="00000000" w:rsidR="00000000" w:rsidRPr="00000000">
                      <w:rPr>
                        <w:rFonts w:ascii=".SFUI-Regular" w:cs=".SFUI-Regular" w:eastAsia=".SFUI-Regular" w:hAnsi=".SFUI-Regular"/>
                        <w:color w:val="1b1c1d"/>
                        <w:sz w:val="23"/>
                        <w:szCs w:val="23"/>
                        <w:rtl w:val="0"/>
                        <w:rPrChange w:author="Mariesa Welcome" w:id="12" w:date="2025-11-23T21:05:00Z">
                          <w:rPr>
                            <w:rFonts w:ascii="Aptos" w:cs="Aptos" w:eastAsia="Aptos" w:hAnsi="Aptos"/>
                            <w:b w:val="0"/>
                            <w:bCs w:val="0"/>
                            <w:i w:val="1"/>
                            <w:iCs w:val="1"/>
                            <w:smallCaps w:val="0"/>
                            <w:strike w:val="0"/>
                            <w:color w:val="000000"/>
                            <w:sz w:val="24"/>
                            <w:szCs w:val="24"/>
                            <w:u w:val="none"/>
                            <w:shd w:fill="auto" w:val="clear"/>
                            <w:vertAlign w:val="baseline"/>
                          </w:rPr>
                        </w:rPrChange>
                      </w:rPr>
                      <w:t xml:space="preserve">Leadership at Coastline Citadel Group is defined by clarity of purpose, intellectual rigor, and an uncompromising commitment to excellence. Our senior executives bring decades of global experience across strategy, finance, technology, and organizational transformation, enabling them to guide the firm with both foresight and precision. They understand the weight of our mandate: to help the world’s most influential organizations solve their hardest problems and unlock their greatest opportunities. With this responsibility comes a leadership philosophy grounded in service, discipline, and an unshakeable belief in the transformative power of human potential.</w:t>
                    </w:r>
                  </w:ins>
                </w:sdtContent>
              </w:sdt>
              <w:ins w:author="Mariesa Welcome" w:id="11" w:date="2025-11-23T21:05:00Z"/>
            </w:sdtContent>
          </w:sdt>
        </w:p>
      </w:sdtContent>
    </w:sdt>
    <w:sdt>
      <w:sdtPr>
        <w:id w:val="-1296725570"/>
        <w:tag w:val="goog_rdk_143"/>
      </w:sdtPr>
      <w:sdtContent>
        <w:p w:rsidR="00000000" w:rsidDel="00000000" w:rsidP="00000000" w:rsidRDefault="00000000" w:rsidRPr="00000000" w14:paraId="0000002E">
          <w:pPr>
            <w:spacing w:after="0" w:line="240" w:lineRule="auto"/>
            <w:rPr>
              <w:ins w:author="Mariesa Welcome" w:id="11" w:date="2025-11-23T21:05:00Z"/>
              <w:rFonts w:ascii=".SFUI-Regular" w:cs=".SFUI-Regular" w:eastAsia=".SFUI-Regular" w:hAnsi=".SFUI-Regular"/>
              <w:color w:val="1b1c1d"/>
              <w:sz w:val="23"/>
              <w:szCs w:val="23"/>
              <w:rPrChange w:author="Mariesa Welcome" w:id="12" w:date="2025-11-23T21:05:00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1000281193"/>
              <w:tag w:val="goog_rdk_141"/>
            </w:sdtPr>
            <w:sdtContent>
              <w:ins w:author="Mariesa Welcome" w:id="11" w:date="2025-11-23T21:05:00Z"/>
              <w:sdt>
                <w:sdtPr>
                  <w:id w:val="-1640574073"/>
                  <w:tag w:val="goog_rdk_142"/>
                </w:sdtPr>
                <w:sdtContent>
                  <w:ins w:author="Mariesa Welcome" w:id="11" w:date="2025-11-23T21:05:00Z">
                    <w:r w:rsidDel="00000000" w:rsidR="00000000" w:rsidRPr="00000000">
                      <w:rPr>
                        <w:rtl w:val="0"/>
                      </w:rPr>
                    </w:r>
                  </w:ins>
                </w:sdtContent>
              </w:sdt>
              <w:ins w:author="Mariesa Welcome" w:id="11" w:date="2025-11-23T21:05:00Z"/>
            </w:sdtContent>
          </w:sdt>
        </w:p>
      </w:sdtContent>
    </w:sdt>
    <w:sdt>
      <w:sdtPr>
        <w:id w:val="403909492"/>
        <w:tag w:val="goog_rdk_146"/>
      </w:sdtPr>
      <w:sdtContent>
        <w:p w:rsidR="00000000" w:rsidDel="00000000" w:rsidP="00000000" w:rsidRDefault="00000000" w:rsidRPr="00000000" w14:paraId="0000002F">
          <w:pPr>
            <w:spacing w:after="0" w:line="240" w:lineRule="auto"/>
            <w:rPr>
              <w:ins w:author="Mariesa Welcome" w:id="11" w:date="2025-11-23T21:05:00Z"/>
              <w:rFonts w:ascii=".SFUI-Regular" w:cs=".SFUI-Regular" w:eastAsia=".SFUI-Regular" w:hAnsi=".SFUI-Regular"/>
              <w:color w:val="1b1c1d"/>
              <w:sz w:val="23"/>
              <w:szCs w:val="23"/>
              <w:rPrChange w:author="Mariesa Welcome" w:id="12" w:date="2025-11-23T21:05:00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1582079696"/>
              <w:tag w:val="goog_rdk_144"/>
            </w:sdtPr>
            <w:sdtContent>
              <w:ins w:author="Mariesa Welcome" w:id="11" w:date="2025-11-23T21:05:00Z"/>
              <w:sdt>
                <w:sdtPr>
                  <w:id w:val="2053767600"/>
                  <w:tag w:val="goog_rdk_145"/>
                </w:sdtPr>
                <w:sdtContent>
                  <w:ins w:author="Mariesa Welcome" w:id="11" w:date="2025-11-23T21:05:00Z">
                    <w:r w:rsidDel="00000000" w:rsidR="00000000" w:rsidRPr="00000000">
                      <w:rPr>
                        <w:rFonts w:ascii=".SFUI-Regular" w:cs=".SFUI-Regular" w:eastAsia=".SFUI-Regular" w:hAnsi=".SFUI-Regular"/>
                        <w:color w:val="1b1c1d"/>
                        <w:sz w:val="23"/>
                        <w:szCs w:val="23"/>
                        <w:rtl w:val="0"/>
                        <w:rPrChange w:author="Mariesa Welcome" w:id="12" w:date="2025-11-23T21:05:00Z">
                          <w:rPr>
                            <w:rFonts w:ascii="Aptos" w:cs="Aptos" w:eastAsia="Aptos" w:hAnsi="Aptos"/>
                            <w:b w:val="0"/>
                            <w:bCs w:val="0"/>
                            <w:i w:val="1"/>
                            <w:iCs w:val="1"/>
                            <w:smallCaps w:val="0"/>
                            <w:strike w:val="0"/>
                            <w:color w:val="000000"/>
                            <w:sz w:val="24"/>
                            <w:szCs w:val="24"/>
                            <w:u w:val="none"/>
                            <w:shd w:fill="auto" w:val="clear"/>
                            <w:vertAlign w:val="baseline"/>
                          </w:rPr>
                        </w:rPrChange>
                      </w:rPr>
                      <w:t xml:space="preserve">CCG leadership is defined by unwavering integrity and a strategic commitment to our people. Our executives champion a culture that is both inclusive and intellectually rigorous, drawing upon a vast reservoir of industry and business experience. They invest deeply in the firm’s capabilities, ensuring that every consultant has access to advanced analytical platforms, cutting-edge technologies, structured problem-solving methodologies, and continuous professional development. This dedication strengthens our ability to generate solutions that are not only innovative, but also bold, tailored, and engineered for lasting impact.</w:t>
                    </w:r>
                  </w:ins>
                </w:sdtContent>
              </w:sdt>
              <w:ins w:author="Mariesa Welcome" w:id="11" w:date="2025-11-23T21:05:00Z"/>
            </w:sdtContent>
          </w:sdt>
        </w:p>
      </w:sdtContent>
    </w:sdt>
    <w:sdt>
      <w:sdtPr>
        <w:id w:val="179734245"/>
        <w:tag w:val="goog_rdk_149"/>
      </w:sdtPr>
      <w:sdtContent>
        <w:p w:rsidR="00000000" w:rsidDel="00000000" w:rsidP="00000000" w:rsidRDefault="00000000" w:rsidRPr="00000000" w14:paraId="00000030">
          <w:pPr>
            <w:spacing w:after="0" w:line="240" w:lineRule="auto"/>
            <w:rPr>
              <w:ins w:author="Mariesa Welcome" w:id="11" w:date="2025-11-23T21:05:00Z"/>
              <w:rFonts w:ascii=".SFUI-Regular" w:cs=".SFUI-Regular" w:eastAsia=".SFUI-Regular" w:hAnsi=".SFUI-Regular"/>
              <w:color w:val="1b1c1d"/>
              <w:sz w:val="23"/>
              <w:szCs w:val="23"/>
              <w:rPrChange w:author="Mariesa Welcome" w:id="12" w:date="2025-11-23T21:05:00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46874221"/>
              <w:tag w:val="goog_rdk_147"/>
            </w:sdtPr>
            <w:sdtContent>
              <w:ins w:author="Mariesa Welcome" w:id="11" w:date="2025-11-23T21:05:00Z"/>
              <w:sdt>
                <w:sdtPr>
                  <w:id w:val="-1093937254"/>
                  <w:tag w:val="goog_rdk_148"/>
                </w:sdtPr>
                <w:sdtContent>
                  <w:ins w:author="Mariesa Welcome" w:id="11" w:date="2025-11-23T21:05:00Z">
                    <w:r w:rsidDel="00000000" w:rsidR="00000000" w:rsidRPr="00000000">
                      <w:rPr>
                        <w:rtl w:val="0"/>
                      </w:rPr>
                    </w:r>
                  </w:ins>
                </w:sdtContent>
              </w:sdt>
              <w:ins w:author="Mariesa Welcome" w:id="11" w:date="2025-11-23T21:05:00Z"/>
            </w:sdtContent>
          </w:sdt>
        </w:p>
      </w:sdtContent>
    </w:sdt>
    <w:sdt>
      <w:sdtPr>
        <w:id w:val="1709120729"/>
        <w:tag w:val="goog_rdk_157"/>
      </w:sdtPr>
      <w:sdtContent>
        <w:p w:rsidR="00000000" w:rsidDel="00000000" w:rsidP="00000000" w:rsidRDefault="00000000" w:rsidRPr="00000000" w14:paraId="00000031">
          <w:pPr>
            <w:spacing w:after="0" w:line="240" w:lineRule="auto"/>
            <w:rPr>
              <w:rFonts w:ascii=".SFUI-Regular" w:cs=".SFUI-Regular" w:eastAsia=".SFUI-Regular" w:hAnsi=".SFUI-Regular"/>
              <w:color w:val="1b1c1d"/>
              <w:sz w:val="23"/>
              <w:szCs w:val="23"/>
              <w:rPrChange w:author="Mariesa Welcome" w:id="12" w:date="2025-11-23T21:05:00Z">
                <w:rPr>
                  <w:rFonts w:ascii=".AppleSystemUIFont" w:cs=".AppleSystemUIFont" w:eastAsia=".AppleSystemUIFont" w:hAnsi=".AppleSystemUIFont"/>
                  <w:color w:val="1b1c1d"/>
                  <w:sz w:val="23"/>
                  <w:szCs w:val="23"/>
                </w:rPr>
              </w:rPrChange>
            </w:rPr>
          </w:pPr>
          <w:sdt>
            <w:sdtPr>
              <w:id w:val="2019189926"/>
              <w:tag w:val="goog_rdk_150"/>
            </w:sdtPr>
            <w:sdtContent>
              <w:ins w:author="Mariesa Welcome" w:id="11" w:date="2025-11-23T21:05:00Z"/>
              <w:sdt>
                <w:sdtPr>
                  <w:id w:val="527552015"/>
                  <w:tag w:val="goog_rdk_151"/>
                </w:sdtPr>
                <w:sdtContent>
                  <w:ins w:author="Mariesa Welcome" w:id="11" w:date="2025-11-23T21:05:00Z">
                    <w:r w:rsidDel="00000000" w:rsidR="00000000" w:rsidRPr="00000000">
                      <w:rPr>
                        <w:rFonts w:ascii=".SFUI-Regular" w:cs=".SFUI-Regular" w:eastAsia=".SFUI-Regular" w:hAnsi=".SFUI-Regular"/>
                        <w:color w:val="1b1c1d"/>
                        <w:sz w:val="23"/>
                        <w:szCs w:val="23"/>
                        <w:rtl w:val="0"/>
                        <w:rPrChange w:author="Mariesa Welcome" w:id="12" w:date="2025-11-23T21:05:00Z">
                          <w:rPr>
                            <w:rFonts w:ascii="Aptos" w:cs="Aptos" w:eastAsia="Aptos" w:hAnsi="Aptos"/>
                            <w:b w:val="0"/>
                            <w:bCs w:val="0"/>
                            <w:i w:val="1"/>
                            <w:iCs w:val="1"/>
                            <w:smallCaps w:val="0"/>
                            <w:strike w:val="0"/>
                            <w:color w:val="000000"/>
                            <w:sz w:val="24"/>
                            <w:szCs w:val="24"/>
                            <w:u w:val="none"/>
                            <w:shd w:fill="auto" w:val="clear"/>
                            <w:vertAlign w:val="baseline"/>
                          </w:rPr>
                        </w:rPrChange>
                      </w:rPr>
                      <w:t xml:space="preserve">Above all, our leaders cultivate an environment where curiosity thrives, diverse perspectives are valued, and excellence is the minimum standard. They model the discipline, resilience, and empathy that define the Coastline Citadel Group ethos, ensuring that every engagement reflects the highest level of strategic insight and professional integrity. Their guidance empowers our teams to challenge convention, anticipate future risks and opportunities, and build transformative strategies that shape the competitive landscape for years to come. Under their stewardship, CCG stands as a trusted partner to global organizations and a catalyst for meaningful, sustainable progress.</w:t>
                    </w:r>
                  </w:ins>
                </w:sdtContent>
              </w:sdt>
              <w:ins w:author="Mariesa Welcome" w:id="11" w:date="2025-11-23T21:05:00Z"/>
            </w:sdtContent>
          </w:sdt>
          <w:sdt>
            <w:sdtPr>
              <w:id w:val="-1799093516"/>
              <w:tag w:val="goog_rdk_152"/>
            </w:sdtPr>
            <w:sdtContent>
              <w:del w:author="Mariesa Welcome" w:id="11" w:date="2025-11-23T21:05:00Z"/>
              <w:sdt>
                <w:sdtPr>
                  <w:id w:val="1147050612"/>
                  <w:tag w:val="goog_rdk_153"/>
                </w:sdtPr>
                <w:sdtContent>
                  <w:del w:author="Mariesa Welcome" w:id="11" w:date="2025-11-23T21:05:00Z">
                    <w:r w:rsidDel="00000000" w:rsidR="00000000" w:rsidRPr="00000000">
                      <w:rPr>
                        <w:rFonts w:ascii=".SFUI-Regular" w:cs=".SFUI-Regular" w:eastAsia=".SFUI-Regular" w:hAnsi=".SFUI-Regular"/>
                        <w:color w:val="1b1c1d"/>
                        <w:sz w:val="23"/>
                        <w:szCs w:val="23"/>
                        <w:rtl w:val="0"/>
                        <w:rPrChange w:author="Mariesa Welcome" w:id="12" w:date="2025-11-23T21:05:00Z">
                          <w:rPr>
                            <w:rFonts w:ascii=".SFUI-Regular" w:cs=".SFUI-Regular" w:eastAsia=".SFUI-Regular" w:hAnsi=".SFUI-Regular"/>
                            <w:color w:val="1b1c1d"/>
                            <w:sz w:val="23"/>
                            <w:szCs w:val="23"/>
                          </w:rPr>
                        </w:rPrChange>
                      </w:rPr>
                      <w:delText xml:space="preserve">CCG leadership is defined by unwavering integrity and a strategic commitment to our people. Our executives champion a culture that is both inclusive and intellectually rigorous, drawing upon a vast reservoir of industry and business experience. They strategically invest in the firm's capabilities—providing consultants with access to the latest technologies, advanced critical thinking tools, and extensive training. This dedication ensures that the client solutions we offer are inherently </w:delText>
                    </w:r>
                  </w:del>
                </w:sdtContent>
              </w:sdt>
              <w:del w:author="Mariesa Welcome" w:id="11" w:date="2025-11-23T21:05:00Z">
                <w:sdt>
                  <w:sdtPr>
                    <w:id w:val="-1838578916"/>
                    <w:tag w:val="goog_rdk_154"/>
                  </w:sdtPr>
                  <w:sdtContent>
                    <w:r w:rsidDel="00000000" w:rsidR="00000000" w:rsidRPr="00000000">
                      <w:rPr>
                        <w:rFonts w:ascii=".SFUI-Regular" w:cs=".SFUI-Regular" w:eastAsia=".SFUI-Regular" w:hAnsi=".SFUI-Regular"/>
                        <w:color w:val="1b1c1d"/>
                        <w:sz w:val="23"/>
                        <w:szCs w:val="23"/>
                        <w:rtl w:val="0"/>
                        <w:rPrChange w:author="Mariesa Welcome" w:id="12" w:date="2025-11-23T21:05:00Z">
                          <w:rPr>
                            <w:rFonts w:ascii=".SFUI-Semibold" w:cs=".SFUI-Semibold" w:eastAsia=".SFUI-Semibold" w:hAnsi=".SFUI-Semibold"/>
                            <w:b w:val="1"/>
                            <w:bCs w:val="1"/>
                            <w:color w:val="1b1c1d"/>
                            <w:sz w:val="23"/>
                            <w:szCs w:val="23"/>
                          </w:rPr>
                        </w:rPrChange>
                      </w:rPr>
                      <w:delText xml:space="preserve">tailored, bold, and innovative</w:delText>
                    </w:r>
                  </w:sdtContent>
                </w:sdt>
                <w:sdt>
                  <w:sdtPr>
                    <w:id w:val="1469174310"/>
                    <w:tag w:val="goog_rdk_155"/>
                  </w:sdtPr>
                  <w:sdtContent>
                    <w:r w:rsidDel="00000000" w:rsidR="00000000" w:rsidRPr="00000000">
                      <w:rPr>
                        <w:rFonts w:ascii=".SFUI-Regular" w:cs=".SFUI-Regular" w:eastAsia=".SFUI-Regular" w:hAnsi=".SFUI-Regular"/>
                        <w:color w:val="1b1c1d"/>
                        <w:sz w:val="23"/>
                        <w:szCs w:val="23"/>
                        <w:rtl w:val="0"/>
                        <w:rPrChange w:author="Mariesa Welcome" w:id="12" w:date="2025-11-23T21:05:00Z">
                          <w:rPr>
                            <w:rFonts w:ascii=".SFUI-Regular" w:cs=".SFUI-Regular" w:eastAsia=".SFUI-Regular" w:hAnsi=".SFUI-Regular"/>
                            <w:color w:val="1b1c1d"/>
                            <w:sz w:val="23"/>
                            <w:szCs w:val="23"/>
                          </w:rPr>
                        </w:rPrChange>
                      </w:rPr>
                      <w:delText xml:space="preserve">, serving as the driving force behind the firm’s sustained success.</w:delText>
                    </w:r>
                  </w:sdtContent>
                </w:sdt>
              </w:del>
            </w:sdtContent>
          </w:sdt>
          <w:sdt>
            <w:sdtPr>
              <w:id w:val="-234769055"/>
              <w:tag w:val="goog_rdk_156"/>
            </w:sdtPr>
            <w:sdtContent>
              <w:r w:rsidDel="00000000" w:rsidR="00000000" w:rsidRPr="00000000">
                <w:rPr>
                  <w:rtl w:val="0"/>
                </w:rPr>
              </w:r>
            </w:sdtContent>
          </w:sdt>
        </w:p>
      </w:sdtContent>
    </w:sdt>
    <w:sdt>
      <w:sdtPr>
        <w:id w:val="1721556091"/>
        <w:tag w:val="goog_rdk_163"/>
      </w:sdtPr>
      <w:sdtContent>
        <w:p w:rsidR="00000000" w:rsidDel="00000000" w:rsidP="00000000" w:rsidRDefault="00000000" w:rsidRPr="00000000" w14:paraId="00000032">
          <w:pPr>
            <w:rPr>
              <w:ins w:author="Mariesa Welcome" w:id="13" w:date="2025-11-24T00:23:58Z"/>
              <w:i w:val="1"/>
              <w:iCs w:val="1"/>
              <w:rPrChange w:author="Mariesa Welcome" w:id="14" w:date="2025-11-24T00:23:58Z">
                <w:rPr>
                  <w:rFonts w:ascii=".AppleSystemUIFont" w:cs=".AppleSystemUIFont" w:eastAsia=".AppleSystemUIFont" w:hAnsi=".AppleSystemUIFont"/>
                  <w:color w:val="1b1c1d"/>
                  <w:sz w:val="23"/>
                  <w:szCs w:val="23"/>
                </w:rPr>
              </w:rPrChange>
            </w:rPr>
          </w:pPr>
          <w:sdt>
            <w:sdtPr>
              <w:id w:val="151179651"/>
              <w:tag w:val="goog_rdk_159"/>
            </w:sdtPr>
            <w:sdtContent>
              <w:ins w:author="Mariesa Welcome" w:id="13" w:date="2025-11-24T00:23:58Z"/>
              <w:sdt>
                <w:sdtPr>
                  <w:id w:val="-1346698453"/>
                  <w:tag w:val="goog_rdk_160"/>
                </w:sdtPr>
                <w:sdtContent>
                  <w:commentRangeStart w:id="2"/>
                </w:sdtContent>
              </w:sdt>
              <w:ins w:author="Mariesa Welcome" w:id="13" w:date="2025-11-24T00:23:58Z">
                <w:sdt>
                  <w:sdtPr>
                    <w:id w:val="684544629"/>
                    <w:tag w:val="goog_rdk_161"/>
                  </w:sdtPr>
                  <w:sdtContent>
                    <w:commentRangeStart w:id="2"/>
                  </w:sdtContent>
                </w:sdt>
                <w:commentRangeEnd w:id="2"/>
                <w:r w:rsidDel="00000000" w:rsidR="00000000" w:rsidRPr="00000000">
                  <w:commentReference w:id="2"/>
                </w:r>
                <w:sdt>
                  <w:sdtPr>
                    <w:id w:val="1124781294"/>
                    <w:tag w:val="goog_rdk_162"/>
                  </w:sdtPr>
                  <w:sdtContent>
                    <w:r w:rsidDel="00000000" w:rsidR="00000000" w:rsidRPr="00000000">
                      <w:rPr>
                        <w:rtl w:val="0"/>
                      </w:rPr>
                    </w:r>
                  </w:sdtContent>
                </w:sdt>
              </w:ins>
            </w:sdtContent>
          </w:sdt>
        </w:p>
      </w:sdtContent>
    </w:sdt>
    <w:sdt>
      <w:sdtPr>
        <w:id w:val="-1052658582"/>
        <w:tag w:val="goog_rdk_166"/>
      </w:sdtPr>
      <w:sdtContent>
        <w:p w:rsidR="00000000" w:rsidDel="00000000" w:rsidP="00000000" w:rsidRDefault="00000000" w:rsidRPr="00000000" w14:paraId="00000033">
          <w:pPr>
            <w:numPr>
              <w:ilvl w:val="0"/>
              <w:numId w:val="2"/>
            </w:numPr>
            <w:ind w:left="1440" w:hanging="360"/>
            <w:rPr>
              <w:ins w:author="Mariesa Welcome" w:id="13" w:date="2025-11-24T00:23:58Z"/>
              <w:rFonts w:ascii="Aptos" w:cs="Aptos" w:eastAsia="Aptos" w:hAnsi="Aptos"/>
              <w:i w:val="1"/>
              <w:iCs w:val="1"/>
            </w:rPr>
          </w:pPr>
          <w:sdt>
            <w:sdtPr>
              <w:id w:val="1430450409"/>
              <w:tag w:val="goog_rdk_164"/>
            </w:sdtPr>
            <w:sdtContent>
              <w:ins w:author="Mariesa Welcome" w:id="13" w:date="2025-11-24T00:23:58Z"/>
              <w:sdt>
                <w:sdtPr>
                  <w:id w:val="2080260039"/>
                  <w:tag w:val="goog_rdk_165"/>
                </w:sdtPr>
                <w:sdtContent>
                  <w:ins w:author="Mariesa Welcome" w:id="13" w:date="2025-11-24T00:23:58Z">
                    <w:r w:rsidDel="00000000" w:rsidR="00000000" w:rsidRPr="00000000">
                      <w:rPr>
                        <w:rtl w:val="0"/>
                        <w:rPrChange w:author="Mariesa Welcome" w:id="14" w:date="2025-11-24T00:23:58Z">
                          <w:rPr>
                            <w:rFonts w:ascii=".AppleSystemUIFont" w:cs=".AppleSystemUIFont" w:eastAsia=".AppleSystemUIFont" w:hAnsi=".AppleSystemUIFont"/>
                            <w:color w:val="1b1c1d"/>
                            <w:sz w:val="23"/>
                            <w:szCs w:val="23"/>
                          </w:rPr>
                        </w:rPrChange>
                      </w:rPr>
                      <w:t xml:space="preserve">Purpose, Mission &amp; Values</w:t>
                    </w:r>
                  </w:ins>
                </w:sdtContent>
              </w:sdt>
              <w:ins w:author="Mariesa Welcome" w:id="13" w:date="2025-11-24T00:23:58Z"/>
            </w:sdtContent>
          </w:sdt>
        </w:p>
      </w:sdtContent>
    </w:sdt>
    <w:sdt>
      <w:sdtPr>
        <w:id w:val="559469280"/>
        <w:tag w:val="goog_rdk_169"/>
      </w:sdtPr>
      <w:sdtContent>
        <w:p w:rsidR="00000000" w:rsidDel="00000000" w:rsidP="00000000" w:rsidRDefault="00000000" w:rsidRPr="00000000" w14:paraId="00000034">
          <w:pPr>
            <w:numPr>
              <w:ilvl w:val="0"/>
              <w:numId w:val="2"/>
            </w:numPr>
            <w:spacing w:after="0" w:lineRule="auto"/>
            <w:ind w:left="1440" w:hanging="360"/>
            <w:rPr>
              <w:ins w:author="Mariesa Welcome" w:id="13" w:date="2025-11-24T00:23:58Z"/>
            </w:rPr>
          </w:pPr>
          <w:sdt>
            <w:sdtPr>
              <w:id w:val="40440966"/>
              <w:tag w:val="goog_rdk_167"/>
            </w:sdtPr>
            <w:sdtContent>
              <w:ins w:author="Mariesa Welcome" w:id="13" w:date="2025-11-24T00:23:58Z"/>
              <w:sdt>
                <w:sdtPr>
                  <w:id w:val="1318861933"/>
                  <w:tag w:val="goog_rdk_168"/>
                </w:sdtPr>
                <w:sdtContent>
                  <w:ins w:author="Mariesa Welcome" w:id="13" w:date="2025-11-24T00:23:58Z">
                    <w:r w:rsidDel="00000000" w:rsidR="00000000" w:rsidRPr="00000000">
                      <w:rPr>
                        <w:rtl w:val="0"/>
                        <w:rPrChange w:author="Mariesa Welcome" w:id="14" w:date="2025-11-24T00:23:58Z">
                          <w:rPr>
                            <w:rFonts w:ascii=".AppleSystemUIFont" w:cs=".AppleSystemUIFont" w:eastAsia=".AppleSystemUIFont" w:hAnsi=".AppleSystemUIFont"/>
                            <w:color w:val="1b1c1d"/>
                            <w:sz w:val="23"/>
                            <w:szCs w:val="23"/>
                          </w:rPr>
                        </w:rPrChange>
                      </w:rPr>
                      <w:t xml:space="preserve">Our Aspiration</w:t>
                    </w:r>
                  </w:ins>
                </w:sdtContent>
              </w:sdt>
              <w:ins w:author="Mariesa Welcome" w:id="13" w:date="2025-11-24T00:23:58Z"/>
            </w:sdtContent>
          </w:sdt>
        </w:p>
      </w:sdtContent>
    </w:sdt>
    <w:sdt>
      <w:sdtPr>
        <w:id w:val="2000106601"/>
        <w:tag w:val="goog_rdk_172"/>
      </w:sdtPr>
      <w:sdtContent>
        <w:p w:rsidR="00000000" w:rsidDel="00000000" w:rsidP="00000000" w:rsidRDefault="00000000" w:rsidRPr="00000000" w14:paraId="00000035">
          <w:pPr>
            <w:numPr>
              <w:ilvl w:val="0"/>
              <w:numId w:val="2"/>
            </w:numPr>
            <w:spacing w:after="0" w:lineRule="auto"/>
            <w:ind w:left="1440" w:hanging="360"/>
            <w:rPr>
              <w:ins w:author="Mariesa Welcome" w:id="13" w:date="2025-11-24T00:23:58Z"/>
            </w:rPr>
          </w:pPr>
          <w:sdt>
            <w:sdtPr>
              <w:id w:val="213730415"/>
              <w:tag w:val="goog_rdk_170"/>
            </w:sdtPr>
            <w:sdtContent>
              <w:ins w:author="Mariesa Welcome" w:id="13" w:date="2025-11-24T00:23:58Z"/>
              <w:sdt>
                <w:sdtPr>
                  <w:id w:val="-1621976239"/>
                  <w:tag w:val="goog_rdk_171"/>
                </w:sdtPr>
                <w:sdtContent>
                  <w:ins w:author="Mariesa Welcome" w:id="13" w:date="2025-11-24T00:23:58Z">
                    <w:r w:rsidDel="00000000" w:rsidR="00000000" w:rsidRPr="00000000">
                      <w:rPr>
                        <w:rtl w:val="0"/>
                        <w:rPrChange w:author="Mariesa Welcome" w:id="14" w:date="2025-11-24T00:23:58Z">
                          <w:rPr>
                            <w:rFonts w:ascii=".AppleSystemUIFont" w:cs=".AppleSystemUIFont" w:eastAsia=".AppleSystemUIFont" w:hAnsi=".AppleSystemUIFont"/>
                            <w:color w:val="1b1c1d"/>
                            <w:sz w:val="23"/>
                            <w:szCs w:val="23"/>
                          </w:rPr>
                        </w:rPrChange>
                      </w:rPr>
                      <w:t xml:space="preserve">Our Governance</w:t>
                    </w:r>
                  </w:ins>
                </w:sdtContent>
              </w:sdt>
              <w:ins w:author="Mariesa Welcome" w:id="13" w:date="2025-11-24T00:23:58Z"/>
            </w:sdtContent>
          </w:sdt>
        </w:p>
      </w:sdtContent>
    </w:sdt>
    <w:sdt>
      <w:sdtPr>
        <w:id w:val="1896907994"/>
        <w:tag w:val="goog_rdk_176"/>
      </w:sdtPr>
      <w:sdtContent>
        <w:p w:rsidR="00000000" w:rsidDel="00000000" w:rsidP="00000000" w:rsidRDefault="00000000" w:rsidRPr="00000000" w14:paraId="00000036">
          <w:pPr>
            <w:numPr>
              <w:ilvl w:val="0"/>
              <w:numId w:val="2"/>
            </w:numPr>
            <w:spacing w:after="0" w:lineRule="auto"/>
            <w:ind w:left="1440" w:hanging="360"/>
            <w:rPr>
              <w:ins w:author="Mariesa Welcome" w:id="13" w:date="2025-11-24T00:23:58Z"/>
            </w:rPr>
          </w:pPr>
          <w:sdt>
            <w:sdtPr>
              <w:id w:val="1497532027"/>
              <w:tag w:val="goog_rdk_173"/>
            </w:sdtPr>
            <w:sdtContent>
              <w:ins w:author="Mariesa Welcome" w:id="13" w:date="2025-11-24T00:23:58Z"/>
              <w:sdt>
                <w:sdtPr>
                  <w:id w:val="-1849093956"/>
                  <w:tag w:val="goog_rdk_174"/>
                </w:sdtPr>
                <w:sdtContent>
                  <w:ins w:author="Mariesa Welcome" w:id="13" w:date="2025-11-24T00:23:58Z">
                    <w:r w:rsidDel="00000000" w:rsidR="00000000" w:rsidRPr="00000000">
                      <w:rPr>
                        <w:rtl w:val="0"/>
                        <w:rPrChange w:author="Mariesa Welcome" w:id="14" w:date="2025-11-24T00:23:58Z">
                          <w:rPr>
                            <w:rFonts w:ascii=".AppleSystemUIFont" w:cs=".AppleSystemUIFont" w:eastAsia=".AppleSystemUIFont" w:hAnsi=".AppleSystemUIFont"/>
                            <w:color w:val="1b1c1d"/>
                            <w:sz w:val="23"/>
                            <w:szCs w:val="23"/>
                          </w:rPr>
                        </w:rPrChange>
                      </w:rPr>
                      <w:t xml:space="preserve">Our Commitments</w:t>
                    </w:r>
                  </w:ins>
                </w:sdtContent>
              </w:sdt>
              <w:ins w:author="Mariesa Welcome" w:id="13" w:date="2025-11-24T00:23:58Z">
                <w:sdt>
                  <w:sdtPr>
                    <w:id w:val="2115739826"/>
                    <w:tag w:val="goog_rdk_175"/>
                  </w:sdtPr>
                  <w:sdtContent>
                    <w:r w:rsidDel="00000000" w:rsidR="00000000" w:rsidRPr="00000000">
                      <w:rPr>
                        <w:rtl w:val="0"/>
                      </w:rPr>
                    </w:r>
                  </w:sdtContent>
                </w:sdt>
              </w:ins>
            </w:sdtContent>
          </w:sdt>
        </w:p>
      </w:sdtContent>
    </w:sdt>
    <w:sdt>
      <w:sdtPr>
        <w:id w:val="-334419641"/>
        <w:tag w:val="goog_rdk_178"/>
      </w:sdtPr>
      <w:sdtContent>
        <w:p w:rsidR="00000000" w:rsidDel="00000000" w:rsidP="00000000" w:rsidRDefault="00000000" w:rsidRPr="00000000" w14:paraId="00000037">
          <w:pPr>
            <w:ind w:left="1440" w:firstLine="0"/>
            <w:rPr>
              <w:rFonts w:ascii="Arial" w:cs="Arial" w:eastAsia="Arial" w:hAnsi="Arial"/>
              <w:b w:val="0"/>
              <w:bCs w:val="0"/>
              <w:i w:val="0"/>
              <w:iCs w:val="0"/>
              <w:smallCaps w:val="0"/>
              <w:strike w:val="0"/>
              <w:color w:val="000000"/>
              <w:sz w:val="22"/>
              <w:szCs w:val="22"/>
              <w:u w:val="none"/>
              <w:shd w:fill="auto" w:val="clear"/>
              <w:vertAlign w:val="baseline"/>
              <w:rPrChange w:author="Mariesa Welcome" w:id="14" w:date="2025-11-24T00:23:58Z">
                <w:rPr>
                  <w:i w:val="1"/>
                  <w:iCs w:val="1"/>
                </w:rPr>
              </w:rPrChange>
            </w:rPr>
            <w:pPrChange w:author="Mariesa Welcome" w:id="0" w:date="2025-11-24T00:23:58Z">
              <w:pPr/>
            </w:pPrChange>
          </w:pPr>
          <w:sdt>
            <w:sdtPr>
              <w:id w:val="-1643895883"/>
              <w:tag w:val="goog_rdk_177"/>
            </w:sdtPr>
            <w:sdtContent>
              <w:r w:rsidDel="00000000" w:rsidR="00000000" w:rsidRPr="00000000">
                <w:rPr>
                  <w:rtl w:val="0"/>
                </w:rPr>
              </w:r>
            </w:sdtContent>
          </w:sdt>
        </w:p>
      </w:sdtContent>
    </w:sdt>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Core value</w:t>
      </w:r>
      <w:r w:rsidDel="00000000" w:rsidR="00000000" w:rsidRPr="00000000">
        <w:rPr>
          <w:rtl w:val="0"/>
        </w:rPr>
      </w:r>
    </w:p>
    <w:sdt>
      <w:sdtPr>
        <w:id w:val="16877010"/>
        <w:tag w:val="goog_rdk_181"/>
      </w:sdtPr>
      <w:sdtContent>
        <w:p w:rsidR="00000000" w:rsidDel="00000000" w:rsidP="00000000" w:rsidRDefault="00000000" w:rsidRPr="00000000" w14:paraId="00000039">
          <w:pPr>
            <w:rPr>
              <w:ins w:author="Mariesa Welcome" w:id="15" w:date="2025-11-23T21:07:19Z"/>
              <w:i w:val="1"/>
              <w:iCs w:val="1"/>
              <w:rPrChange w:author="Mariesa Welcome" w:id="16" w:date="2025-11-23T21:07:19Z">
                <w:rPr>
                  <w:i w:val="1"/>
                  <w:iCs w:val="1"/>
                </w:rPr>
              </w:rPrChange>
            </w:rPr>
          </w:pPr>
          <w:r w:rsidDel="00000000" w:rsidR="00000000" w:rsidRPr="00000000">
            <w:rPr>
              <w:i w:val="1"/>
              <w:iCs w:val="1"/>
              <w:rtl w:val="0"/>
            </w:rPr>
            <w:t xml:space="preserve">(picture)</w:t>
          </w:r>
          <w:sdt>
            <w:sdtPr>
              <w:id w:val="-1133352058"/>
              <w:tag w:val="goog_rdk_179"/>
            </w:sdtPr>
            <w:sdtContent>
              <w:ins w:author="Mariesa Welcome" w:id="15" w:date="2025-11-23T21:07:19Z">
                <w:r w:rsidDel="00000000" w:rsidR="00000000" w:rsidRPr="00000000">
                  <w:rPr>
                    <w:i w:val="1"/>
                    <w:iCs w:val="1"/>
                    <w:rtl w:val="0"/>
                  </w:rPr>
                  <w:t xml:space="preserve"> </w:t>
                </w:r>
              </w:ins>
              <w:sdt>
                <w:sdtPr>
                  <w:id w:val="1022542309"/>
                  <w:tag w:val="goog_rdk_180"/>
                </w:sdtPr>
                <w:sdtContent>
                  <w:ins w:author="Mariesa Welcome" w:id="15" w:date="2025-11-23T21:07:19Z">
                    <w:r w:rsidDel="00000000" w:rsidR="00000000" w:rsidRPr="00000000">
                      <w:rPr>
                        <w:i w:val="1"/>
                        <w:iCs w:val="1"/>
                        <w:rtl w:val="0"/>
                        <w:rPrChange w:author="Mariesa Welcome" w:id="16" w:date="2025-11-23T21:07:19Z">
                          <w:rPr>
                            <w:i w:val="1"/>
                            <w:iCs w:val="1"/>
                          </w:rPr>
                        </w:rPrChange>
                      </w:rPr>
                      <w:t xml:space="preserve">At Coastline Citadel Group, our core values form the foundation of our identity, guide our decision-making, and shape the way we serve our clients and communities. They define the standard to which we hold ourselves and reflect the uncompromising commitment to excellence that drives every engagement. These values are not aspirational—they are practiced, measured, and embedded into the fabric of our work.</w:t>
                    </w:r>
                  </w:ins>
                </w:sdtContent>
              </w:sdt>
              <w:ins w:author="Mariesa Welcome" w:id="15" w:date="2025-11-23T21:07:19Z"/>
            </w:sdtContent>
          </w:sdt>
        </w:p>
      </w:sdtContent>
    </w:sdt>
    <w:sdt>
      <w:sdtPr>
        <w:id w:val="-1958142679"/>
        <w:tag w:val="goog_rdk_185"/>
      </w:sdtPr>
      <w:sdtContent>
        <w:p w:rsidR="00000000" w:rsidDel="00000000" w:rsidP="00000000" w:rsidRDefault="00000000" w:rsidRPr="00000000" w14:paraId="0000003A">
          <w:pPr>
            <w:spacing w:after="240" w:before="240" w:lineRule="auto"/>
            <w:rPr>
              <w:ins w:author="Mariesa Welcome" w:id="15" w:date="2025-11-23T21:07:19Z"/>
              <w:i w:val="1"/>
              <w:iCs w:val="1"/>
              <w:rPrChange w:author="Mariesa Welcome" w:id="16" w:date="2025-11-23T21:07:19Z">
                <w:rPr>
                  <w:i w:val="1"/>
                  <w:iCs w:val="1"/>
                </w:rPr>
              </w:rPrChange>
            </w:rPr>
          </w:pPr>
          <w:sdt>
            <w:sdtPr>
              <w:id w:val="-2080668101"/>
              <w:tag w:val="goog_rdk_182"/>
            </w:sdtPr>
            <w:sdtContent>
              <w:ins w:author="Mariesa Welcome" w:id="15" w:date="2025-11-23T21:07:19Z"/>
              <w:sdt>
                <w:sdtPr>
                  <w:id w:val="755620954"/>
                  <w:tag w:val="goog_rdk_183"/>
                </w:sdtPr>
                <w:sdtContent>
                  <w:ins w:author="Mariesa Welcome" w:id="15" w:date="2025-11-23T21:07:19Z">
                    <w:r w:rsidDel="00000000" w:rsidR="00000000" w:rsidRPr="00000000">
                      <w:rPr>
                        <w:b w:val="1"/>
                        <w:bCs w:val="1"/>
                        <w:i w:val="1"/>
                        <w:iCs w:val="1"/>
                        <w:rtl w:val="0"/>
                        <w:rPrChange w:author="Mariesa Welcome" w:id="16" w:date="2025-11-23T21:07:19Z">
                          <w:rPr>
                            <w:i w:val="1"/>
                            <w:iCs w:val="1"/>
                          </w:rPr>
                        </w:rPrChange>
                      </w:rPr>
                      <w:t xml:space="preserve">Integrity Without Compromise</w:t>
                      <w:br w:type="textWrapping"/>
                    </w:r>
                  </w:ins>
                </w:sdtContent>
              </w:sdt>
              <w:ins w:author="Mariesa Welcome" w:id="15" w:date="2025-11-23T21:07:19Z">
                <w:sdt>
                  <w:sdtPr>
                    <w:id w:val="356262738"/>
                    <w:tag w:val="goog_rdk_184"/>
                  </w:sdtPr>
                  <w:sdtContent>
                    <w:r w:rsidDel="00000000" w:rsidR="00000000" w:rsidRPr="00000000">
                      <w:rPr>
                        <w:i w:val="1"/>
                        <w:iCs w:val="1"/>
                        <w:rtl w:val="0"/>
                        <w:rPrChange w:author="Mariesa Welcome" w:id="16" w:date="2025-11-23T21:07:19Z">
                          <w:rPr>
                            <w:i w:val="1"/>
                            <w:iCs w:val="1"/>
                          </w:rPr>
                        </w:rPrChange>
                      </w:rPr>
                      <w:t xml:space="preserve"> We hold ourselves to the highest ethical standards, ensuring transparency, honesty, and accountability in every decision. Integrity governs our relationships with clients, colleagues, and partners, and it is the compass that guides our judgment even in moments of complexity and pressure.</w:t>
                    </w:r>
                  </w:sdtContent>
                </w:sdt>
              </w:ins>
            </w:sdtContent>
          </w:sdt>
        </w:p>
      </w:sdtContent>
    </w:sdt>
    <w:sdt>
      <w:sdtPr>
        <w:id w:val="-1767325481"/>
        <w:tag w:val="goog_rdk_189"/>
      </w:sdtPr>
      <w:sdtContent>
        <w:p w:rsidR="00000000" w:rsidDel="00000000" w:rsidP="00000000" w:rsidRDefault="00000000" w:rsidRPr="00000000" w14:paraId="0000003B">
          <w:pPr>
            <w:spacing w:after="240" w:before="240" w:lineRule="auto"/>
            <w:rPr>
              <w:ins w:author="Mariesa Welcome" w:id="15" w:date="2025-11-23T21:07:19Z"/>
              <w:i w:val="1"/>
              <w:iCs w:val="1"/>
              <w:rPrChange w:author="Mariesa Welcome" w:id="16" w:date="2025-11-23T21:07:19Z">
                <w:rPr>
                  <w:i w:val="1"/>
                  <w:iCs w:val="1"/>
                </w:rPr>
              </w:rPrChange>
            </w:rPr>
          </w:pPr>
          <w:sdt>
            <w:sdtPr>
              <w:id w:val="-459217780"/>
              <w:tag w:val="goog_rdk_186"/>
            </w:sdtPr>
            <w:sdtContent>
              <w:ins w:author="Mariesa Welcome" w:id="15" w:date="2025-11-23T21:07:19Z"/>
              <w:sdt>
                <w:sdtPr>
                  <w:id w:val="-1659577233"/>
                  <w:tag w:val="goog_rdk_187"/>
                </w:sdtPr>
                <w:sdtContent>
                  <w:ins w:author="Mariesa Welcome" w:id="15" w:date="2025-11-23T21:07:19Z">
                    <w:r w:rsidDel="00000000" w:rsidR="00000000" w:rsidRPr="00000000">
                      <w:rPr>
                        <w:b w:val="1"/>
                        <w:bCs w:val="1"/>
                        <w:i w:val="1"/>
                        <w:iCs w:val="1"/>
                        <w:rtl w:val="0"/>
                        <w:rPrChange w:author="Mariesa Welcome" w:id="16" w:date="2025-11-23T21:07:19Z">
                          <w:rPr>
                            <w:i w:val="1"/>
                            <w:iCs w:val="1"/>
                          </w:rPr>
                        </w:rPrChange>
                      </w:rPr>
                      <w:t xml:space="preserve">Relentless Excellence</w:t>
                      <w:br w:type="textWrapping"/>
                    </w:r>
                  </w:ins>
                </w:sdtContent>
              </w:sdt>
              <w:ins w:author="Mariesa Welcome" w:id="15" w:date="2025-11-23T21:07:19Z">
                <w:sdt>
                  <w:sdtPr>
                    <w:id w:val="800414468"/>
                    <w:tag w:val="goog_rdk_188"/>
                  </w:sdtPr>
                  <w:sdtContent>
                    <w:r w:rsidDel="00000000" w:rsidR="00000000" w:rsidRPr="00000000">
                      <w:rPr>
                        <w:i w:val="1"/>
                        <w:iCs w:val="1"/>
                        <w:rtl w:val="0"/>
                        <w:rPrChange w:author="Mariesa Welcome" w:id="16" w:date="2025-11-23T21:07:19Z">
                          <w:rPr>
                            <w:i w:val="1"/>
                            <w:iCs w:val="1"/>
                          </w:rPr>
                        </w:rPrChange>
                      </w:rPr>
                      <w:t xml:space="preserve"> We pursue excellence with discipline, precision, and intellectual rigor. Every analysis, recommendation, and deliverable is crafted with care, grounded in evidence, and designed to meet the highest professional benchmarks. We do not settle for “good enough” we pursue mastery.</w:t>
                    </w:r>
                  </w:sdtContent>
                </w:sdt>
              </w:ins>
            </w:sdtContent>
          </w:sdt>
        </w:p>
      </w:sdtContent>
    </w:sdt>
    <w:sdt>
      <w:sdtPr>
        <w:id w:val="-1579583222"/>
        <w:tag w:val="goog_rdk_193"/>
      </w:sdtPr>
      <w:sdtContent>
        <w:p w:rsidR="00000000" w:rsidDel="00000000" w:rsidP="00000000" w:rsidRDefault="00000000" w:rsidRPr="00000000" w14:paraId="0000003C">
          <w:pPr>
            <w:spacing w:after="240" w:before="240" w:lineRule="auto"/>
            <w:rPr>
              <w:ins w:author="Mariesa Welcome" w:id="15" w:date="2025-11-23T21:07:19Z"/>
              <w:i w:val="1"/>
              <w:iCs w:val="1"/>
              <w:rPrChange w:author="Mariesa Welcome" w:id="16" w:date="2025-11-23T21:07:19Z">
                <w:rPr>
                  <w:i w:val="1"/>
                  <w:iCs w:val="1"/>
                </w:rPr>
              </w:rPrChange>
            </w:rPr>
          </w:pPr>
          <w:sdt>
            <w:sdtPr>
              <w:id w:val="1757391805"/>
              <w:tag w:val="goog_rdk_190"/>
            </w:sdtPr>
            <w:sdtContent>
              <w:ins w:author="Mariesa Welcome" w:id="15" w:date="2025-11-23T21:07:19Z"/>
              <w:sdt>
                <w:sdtPr>
                  <w:id w:val="364885328"/>
                  <w:tag w:val="goog_rdk_191"/>
                </w:sdtPr>
                <w:sdtContent>
                  <w:ins w:author="Mariesa Welcome" w:id="15" w:date="2025-11-23T21:07:19Z">
                    <w:r w:rsidDel="00000000" w:rsidR="00000000" w:rsidRPr="00000000">
                      <w:rPr>
                        <w:b w:val="1"/>
                        <w:bCs w:val="1"/>
                        <w:i w:val="1"/>
                        <w:iCs w:val="1"/>
                        <w:rtl w:val="0"/>
                        <w:rPrChange w:author="Mariesa Welcome" w:id="16" w:date="2025-11-23T21:07:19Z">
                          <w:rPr>
                            <w:i w:val="1"/>
                            <w:iCs w:val="1"/>
                          </w:rPr>
                        </w:rPrChange>
                      </w:rPr>
                      <w:t xml:space="preserve">Impact Through Insight</w:t>
                      <w:br w:type="textWrapping"/>
                    </w:r>
                  </w:ins>
                </w:sdtContent>
              </w:sdt>
              <w:ins w:author="Mariesa Welcome" w:id="15" w:date="2025-11-23T21:07:19Z">
                <w:sdt>
                  <w:sdtPr>
                    <w:id w:val="-1342507716"/>
                    <w:tag w:val="goog_rdk_192"/>
                  </w:sdtPr>
                  <w:sdtContent>
                    <w:r w:rsidDel="00000000" w:rsidR="00000000" w:rsidRPr="00000000">
                      <w:rPr>
                        <w:i w:val="1"/>
                        <w:iCs w:val="1"/>
                        <w:rtl w:val="0"/>
                        <w:rPrChange w:author="Mariesa Welcome" w:id="16" w:date="2025-11-23T21:07:19Z">
                          <w:rPr>
                            <w:i w:val="1"/>
                            <w:iCs w:val="1"/>
                          </w:rPr>
                        </w:rPrChange>
                      </w:rPr>
                      <w:t xml:space="preserve"> We believe that the world’s most pressing challenges demand solutions rooted in deep analysis and bold strategic thinking. We combine data-driven insights with real-world expertise to generate transformative, measurable outcomes that make a lasting difference.</w:t>
                    </w:r>
                  </w:sdtContent>
                </w:sdt>
              </w:ins>
            </w:sdtContent>
          </w:sdt>
        </w:p>
      </w:sdtContent>
    </w:sdt>
    <w:sdt>
      <w:sdtPr>
        <w:id w:val="630910862"/>
        <w:tag w:val="goog_rdk_197"/>
      </w:sdtPr>
      <w:sdtContent>
        <w:p w:rsidR="00000000" w:rsidDel="00000000" w:rsidP="00000000" w:rsidRDefault="00000000" w:rsidRPr="00000000" w14:paraId="0000003D">
          <w:pPr>
            <w:spacing w:after="240" w:before="240" w:lineRule="auto"/>
            <w:rPr>
              <w:ins w:author="Mariesa Welcome" w:id="15" w:date="2025-11-23T21:07:19Z"/>
              <w:i w:val="1"/>
              <w:iCs w:val="1"/>
              <w:rPrChange w:author="Mariesa Welcome" w:id="16" w:date="2025-11-23T21:07:19Z">
                <w:rPr>
                  <w:i w:val="1"/>
                  <w:iCs w:val="1"/>
                </w:rPr>
              </w:rPrChange>
            </w:rPr>
          </w:pPr>
          <w:sdt>
            <w:sdtPr>
              <w:id w:val="-518648230"/>
              <w:tag w:val="goog_rdk_194"/>
            </w:sdtPr>
            <w:sdtContent>
              <w:ins w:author="Mariesa Welcome" w:id="15" w:date="2025-11-23T21:07:19Z"/>
              <w:sdt>
                <w:sdtPr>
                  <w:id w:val="1208554431"/>
                  <w:tag w:val="goog_rdk_195"/>
                </w:sdtPr>
                <w:sdtContent>
                  <w:ins w:author="Mariesa Welcome" w:id="15" w:date="2025-11-23T21:07:19Z">
                    <w:r w:rsidDel="00000000" w:rsidR="00000000" w:rsidRPr="00000000">
                      <w:rPr>
                        <w:b w:val="1"/>
                        <w:bCs w:val="1"/>
                        <w:i w:val="1"/>
                        <w:iCs w:val="1"/>
                        <w:rtl w:val="0"/>
                        <w:rPrChange w:author="Mariesa Welcome" w:id="16" w:date="2025-11-23T21:07:19Z">
                          <w:rPr>
                            <w:i w:val="1"/>
                            <w:iCs w:val="1"/>
                          </w:rPr>
                        </w:rPrChange>
                      </w:rPr>
                      <w:t xml:space="preserve">Collaboration at the Highest Level</w:t>
                      <w:br w:type="textWrapping"/>
                    </w:r>
                  </w:ins>
                </w:sdtContent>
              </w:sdt>
              <w:ins w:author="Mariesa Welcome" w:id="15" w:date="2025-11-23T21:07:19Z">
                <w:sdt>
                  <w:sdtPr>
                    <w:id w:val="1833600227"/>
                    <w:tag w:val="goog_rdk_196"/>
                  </w:sdtPr>
                  <w:sdtContent>
                    <w:r w:rsidDel="00000000" w:rsidR="00000000" w:rsidRPr="00000000">
                      <w:rPr>
                        <w:i w:val="1"/>
                        <w:iCs w:val="1"/>
                        <w:rtl w:val="0"/>
                        <w:rPrChange w:author="Mariesa Welcome" w:id="16" w:date="2025-11-23T21:07:19Z">
                          <w:rPr>
                            <w:i w:val="1"/>
                            <w:iCs w:val="1"/>
                          </w:rPr>
                        </w:rPrChange>
                      </w:rPr>
                      <w:t xml:space="preserve"> We operate as one firm, leveraging the strengths of diverse teams across geographies, industries, and disciplines. Collaboration is not a process, it is a mindset that ensures every solution is shaped by the best available expertise and perspective.</w:t>
                    </w:r>
                  </w:sdtContent>
                </w:sdt>
              </w:ins>
            </w:sdtContent>
          </w:sdt>
        </w:p>
      </w:sdtContent>
    </w:sdt>
    <w:sdt>
      <w:sdtPr>
        <w:id w:val="-188143589"/>
        <w:tag w:val="goog_rdk_201"/>
      </w:sdtPr>
      <w:sdtContent>
        <w:p w:rsidR="00000000" w:rsidDel="00000000" w:rsidP="00000000" w:rsidRDefault="00000000" w:rsidRPr="00000000" w14:paraId="0000003E">
          <w:pPr>
            <w:spacing w:after="240" w:before="240" w:lineRule="auto"/>
            <w:rPr>
              <w:ins w:author="Mariesa Welcome" w:id="15" w:date="2025-11-23T21:07:19Z"/>
              <w:i w:val="1"/>
              <w:iCs w:val="1"/>
              <w:rPrChange w:author="Mariesa Welcome" w:id="16" w:date="2025-11-23T21:07:19Z">
                <w:rPr>
                  <w:i w:val="1"/>
                  <w:iCs w:val="1"/>
                </w:rPr>
              </w:rPrChange>
            </w:rPr>
          </w:pPr>
          <w:sdt>
            <w:sdtPr>
              <w:id w:val="1006672737"/>
              <w:tag w:val="goog_rdk_198"/>
            </w:sdtPr>
            <w:sdtContent>
              <w:ins w:author="Mariesa Welcome" w:id="15" w:date="2025-11-23T21:07:19Z"/>
              <w:sdt>
                <w:sdtPr>
                  <w:id w:val="588697145"/>
                  <w:tag w:val="goog_rdk_199"/>
                </w:sdtPr>
                <w:sdtContent>
                  <w:ins w:author="Mariesa Welcome" w:id="15" w:date="2025-11-23T21:07:19Z">
                    <w:r w:rsidDel="00000000" w:rsidR="00000000" w:rsidRPr="00000000">
                      <w:rPr>
                        <w:b w:val="1"/>
                        <w:bCs w:val="1"/>
                        <w:i w:val="1"/>
                        <w:iCs w:val="1"/>
                        <w:rtl w:val="0"/>
                        <w:rPrChange w:author="Mariesa Welcome" w:id="16" w:date="2025-11-23T21:07:19Z">
                          <w:rPr>
                            <w:i w:val="1"/>
                            <w:iCs w:val="1"/>
                          </w:rPr>
                        </w:rPrChange>
                      </w:rPr>
                      <w:t xml:space="preserve">Innovation With Purpose</w:t>
                      <w:br w:type="textWrapping"/>
                    </w:r>
                  </w:ins>
                </w:sdtContent>
              </w:sdt>
              <w:ins w:author="Mariesa Welcome" w:id="15" w:date="2025-11-23T21:07:19Z">
                <w:sdt>
                  <w:sdtPr>
                    <w:id w:val="2059462204"/>
                    <w:tag w:val="goog_rdk_200"/>
                  </w:sdtPr>
                  <w:sdtContent>
                    <w:r w:rsidDel="00000000" w:rsidR="00000000" w:rsidRPr="00000000">
                      <w:rPr>
                        <w:i w:val="1"/>
                        <w:iCs w:val="1"/>
                        <w:rtl w:val="0"/>
                        <w:rPrChange w:author="Mariesa Welcome" w:id="16" w:date="2025-11-23T21:07:19Z">
                          <w:rPr>
                            <w:i w:val="1"/>
                            <w:iCs w:val="1"/>
                          </w:rPr>
                        </w:rPrChange>
                      </w:rPr>
                      <w:t xml:space="preserve"> We embrace innovation as a means of solving the problems of tomorrow, not merely refining the practices of today. Our teams are empowered to challenge convention, explore unconventional paths, and deploy emerging technologies to create solutions that are forward-thinking and future-proof.</w:t>
                    </w:r>
                  </w:sdtContent>
                </w:sdt>
              </w:ins>
            </w:sdtContent>
          </w:sdt>
        </w:p>
      </w:sdtContent>
    </w:sdt>
    <w:sdt>
      <w:sdtPr>
        <w:id w:val="-212011399"/>
        <w:tag w:val="goog_rdk_205"/>
      </w:sdtPr>
      <w:sdtContent>
        <w:p w:rsidR="00000000" w:rsidDel="00000000" w:rsidP="00000000" w:rsidRDefault="00000000" w:rsidRPr="00000000" w14:paraId="0000003F">
          <w:pPr>
            <w:spacing w:after="240" w:before="240" w:lineRule="auto"/>
            <w:rPr>
              <w:ins w:author="Mariesa Welcome" w:id="15" w:date="2025-11-23T21:07:19Z"/>
              <w:i w:val="1"/>
              <w:iCs w:val="1"/>
              <w:rPrChange w:author="Mariesa Welcome" w:id="16" w:date="2025-11-23T21:07:19Z">
                <w:rPr>
                  <w:i w:val="1"/>
                  <w:iCs w:val="1"/>
                </w:rPr>
              </w:rPrChange>
            </w:rPr>
          </w:pPr>
          <w:sdt>
            <w:sdtPr>
              <w:id w:val="-1176901881"/>
              <w:tag w:val="goog_rdk_202"/>
            </w:sdtPr>
            <w:sdtContent>
              <w:ins w:author="Mariesa Welcome" w:id="15" w:date="2025-11-23T21:07:19Z"/>
              <w:sdt>
                <w:sdtPr>
                  <w:id w:val="1700845353"/>
                  <w:tag w:val="goog_rdk_203"/>
                </w:sdtPr>
                <w:sdtContent>
                  <w:ins w:author="Mariesa Welcome" w:id="15" w:date="2025-11-23T21:07:19Z">
                    <w:r w:rsidDel="00000000" w:rsidR="00000000" w:rsidRPr="00000000">
                      <w:rPr>
                        <w:b w:val="1"/>
                        <w:bCs w:val="1"/>
                        <w:i w:val="1"/>
                        <w:iCs w:val="1"/>
                        <w:rtl w:val="0"/>
                        <w:rPrChange w:author="Mariesa Welcome" w:id="16" w:date="2025-11-23T21:07:19Z">
                          <w:rPr>
                            <w:i w:val="1"/>
                            <w:iCs w:val="1"/>
                          </w:rPr>
                        </w:rPrChange>
                      </w:rPr>
                      <w:t xml:space="preserve">Respect for People and Potential</w:t>
                      <w:br w:type="textWrapping"/>
                    </w:r>
                  </w:ins>
                </w:sdtContent>
              </w:sdt>
              <w:ins w:author="Mariesa Welcome" w:id="15" w:date="2025-11-23T21:07:19Z">
                <w:sdt>
                  <w:sdtPr>
                    <w:id w:val="-1434977015"/>
                    <w:tag w:val="goog_rdk_204"/>
                  </w:sdtPr>
                  <w:sdtContent>
                    <w:r w:rsidDel="00000000" w:rsidR="00000000" w:rsidRPr="00000000">
                      <w:rPr>
                        <w:i w:val="1"/>
                        <w:iCs w:val="1"/>
                        <w:rtl w:val="0"/>
                        <w:rPrChange w:author="Mariesa Welcome" w:id="16" w:date="2025-11-23T21:07:19Z">
                          <w:rPr>
                            <w:i w:val="1"/>
                            <w:iCs w:val="1"/>
                          </w:rPr>
                        </w:rPrChange>
                      </w:rPr>
                      <w:t xml:space="preserve"> We believe that talent, when nurtured and empowered, is the greatest engine of transformation. We cultivate a culture where every voice is valued, every individual is supported, and every consultant is encouraged to grow, lead, and contribute meaningfully.</w:t>
                    </w:r>
                  </w:sdtContent>
                </w:sdt>
              </w:ins>
            </w:sdtContent>
          </w:sdt>
        </w:p>
      </w:sdtContent>
    </w:sdt>
    <w:sdt>
      <w:sdtPr>
        <w:id w:val="-1045034147"/>
        <w:tag w:val="goog_rdk_209"/>
      </w:sdtPr>
      <w:sdtContent>
        <w:p w:rsidR="00000000" w:rsidDel="00000000" w:rsidP="00000000" w:rsidRDefault="00000000" w:rsidRPr="00000000" w14:paraId="00000040">
          <w:pPr>
            <w:spacing w:after="240" w:before="240" w:lineRule="auto"/>
            <w:rPr>
              <w:ins w:author="Mariesa Welcome" w:id="15" w:date="2025-11-23T21:07:19Z"/>
              <w:i w:val="1"/>
              <w:iCs w:val="1"/>
              <w:rPrChange w:author="Mariesa Welcome" w:id="16" w:date="2025-11-23T21:07:19Z">
                <w:rPr>
                  <w:i w:val="1"/>
                  <w:iCs w:val="1"/>
                </w:rPr>
              </w:rPrChange>
            </w:rPr>
          </w:pPr>
          <w:sdt>
            <w:sdtPr>
              <w:id w:val="-746985010"/>
              <w:tag w:val="goog_rdk_206"/>
            </w:sdtPr>
            <w:sdtContent>
              <w:ins w:author="Mariesa Welcome" w:id="15" w:date="2025-11-23T21:07:19Z"/>
              <w:sdt>
                <w:sdtPr>
                  <w:id w:val="1091313500"/>
                  <w:tag w:val="goog_rdk_207"/>
                </w:sdtPr>
                <w:sdtContent>
                  <w:ins w:author="Mariesa Welcome" w:id="15" w:date="2025-11-23T21:07:19Z">
                    <w:r w:rsidDel="00000000" w:rsidR="00000000" w:rsidRPr="00000000">
                      <w:rPr>
                        <w:b w:val="1"/>
                        <w:bCs w:val="1"/>
                        <w:i w:val="1"/>
                        <w:iCs w:val="1"/>
                        <w:rtl w:val="0"/>
                        <w:rPrChange w:author="Mariesa Welcome" w:id="16" w:date="2025-11-23T21:07:19Z">
                          <w:rPr>
                            <w:i w:val="1"/>
                            <w:iCs w:val="1"/>
                          </w:rPr>
                        </w:rPrChange>
                      </w:rPr>
                      <w:t xml:space="preserve">Commitment to Sustainable Progress</w:t>
                      <w:br w:type="textWrapping"/>
                    </w:r>
                  </w:ins>
                </w:sdtContent>
              </w:sdt>
              <w:ins w:author="Mariesa Welcome" w:id="15" w:date="2025-11-23T21:07:19Z">
                <w:sdt>
                  <w:sdtPr>
                    <w:id w:val="1427105092"/>
                    <w:tag w:val="goog_rdk_208"/>
                  </w:sdtPr>
                  <w:sdtContent>
                    <w:r w:rsidDel="00000000" w:rsidR="00000000" w:rsidRPr="00000000">
                      <w:rPr>
                        <w:i w:val="1"/>
                        <w:iCs w:val="1"/>
                        <w:rtl w:val="0"/>
                        <w:rPrChange w:author="Mariesa Welcome" w:id="16" w:date="2025-11-23T21:07:19Z">
                          <w:rPr>
                            <w:i w:val="1"/>
                            <w:iCs w:val="1"/>
                          </w:rPr>
                        </w:rPrChange>
                      </w:rPr>
                      <w:t xml:space="preserve"> We advise with the long-term in mind. Our work is grounded in the belief that strategy should enhance resilience, uplift communities, and build organizations capable of thriving responsibly in a rapidly changing world.</w:t>
                    </w:r>
                  </w:sdtContent>
                </w:sdt>
              </w:ins>
            </w:sdtContent>
          </w:sdt>
        </w:p>
      </w:sdtContent>
    </w:sdt>
    <w:p w:rsidR="00000000" w:rsidDel="00000000" w:rsidP="00000000" w:rsidRDefault="00000000" w:rsidRPr="00000000" w14:paraId="00000041">
      <w:pPr>
        <w:rPr>
          <w:i w:val="1"/>
          <w:iCs w:val="1"/>
        </w:rPr>
      </w:pP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i w:val="1"/>
          <w:iCs w:val="1"/>
          <w:rtl w:val="0"/>
        </w:rPr>
        <w:t xml:space="preserve">Integrity, Innovation, Resilience, Integration</w:t>
      </w:r>
    </w:p>
    <w:sdt>
      <w:sdtPr>
        <w:id w:val="-333068037"/>
        <w:tag w:val="goog_rdk_212"/>
      </w:sdtPr>
      <w:sdtContent>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del w:author="Mariesa Welcome" w:id="17" w:date="2025-11-24T11:51:06Z"/>
              <w:rFonts w:ascii="Arial" w:cs="Arial" w:eastAsia="Arial" w:hAnsi="Arial"/>
              <w:b w:val="0"/>
              <w:bCs w:val="0"/>
              <w:i w:val="0"/>
              <w:iCs w:val="0"/>
              <w:smallCaps w:val="0"/>
              <w:strike w:val="0"/>
              <w:color w:val="000000"/>
              <w:sz w:val="22"/>
              <w:szCs w:val="22"/>
              <w:u w:val="none"/>
              <w:shd w:fill="auto" w:val="clear"/>
              <w:vertAlign w:val="baseline"/>
              <w:rPrChange w:author="Mariesa Welcome" w:id="18" w:date="2025-11-24T11:51:06Z">
                <w:rPr>
                  <w:rFonts w:ascii="Aptos" w:cs="Aptos" w:eastAsia="Aptos" w:hAnsi="Aptos"/>
                  <w:b w:val="0"/>
                  <w:bCs w:val="0"/>
                  <w:i w:val="1"/>
                  <w:iCs w:val="1"/>
                  <w:smallCaps w:val="0"/>
                  <w:strike w:val="0"/>
                  <w:color w:val="000000"/>
                  <w:sz w:val="24"/>
                  <w:szCs w:val="24"/>
                  <w:u w:val="none"/>
                  <w:shd w:fill="auto" w:val="clear"/>
                  <w:vertAlign w:val="baseline"/>
                </w:rPr>
              </w:rPrChange>
            </w:rPr>
            <w:pPrChange w:author="Mariesa Welcome" w:id="0" w:date="2025-11-24T11:51:06Z">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pPr>
            </w:pPrChange>
          </w:pPr>
          <w:sdt>
            <w:sdtPr>
              <w:id w:val="-65195769"/>
              <w:tag w:val="goog_rdk_211"/>
            </w:sdtPr>
            <w:sdtContent>
              <w:del w:author="Mariesa Welcome" w:id="17" w:date="2025-11-24T11:51:0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News</w:delText>
                </w:r>
                <w:r w:rsidDel="00000000" w:rsidR="00000000" w:rsidRPr="00000000">
                  <w:rPr>
                    <w:rtl w:val="0"/>
                  </w:rPr>
                </w:r>
              </w:del>
            </w:sdtContent>
          </w:sdt>
        </w:p>
      </w:sdtContent>
    </w:sdt>
    <w:sdt>
      <w:sdtPr>
        <w:id w:val="-9896411"/>
        <w:tag w:val="goog_rdk_214"/>
      </w:sdtPr>
      <w:sdtContent>
        <w:p w:rsidR="00000000" w:rsidDel="00000000" w:rsidP="00000000" w:rsidRDefault="00000000" w:rsidRPr="00000000" w14:paraId="00000044">
          <w:pPr>
            <w:rPr>
              <w:del w:author="Mariesa Welcome" w:id="17" w:date="2025-11-24T11:51:06Z"/>
              <w:i w:val="1"/>
              <w:iCs w:val="1"/>
            </w:rPr>
          </w:pPr>
          <w:sdt>
            <w:sdtPr>
              <w:id w:val="-584752657"/>
              <w:tag w:val="goog_rdk_213"/>
            </w:sdtPr>
            <w:sdtContent>
              <w:del w:author="Mariesa Welcome" w:id="17" w:date="2025-11-24T11:51:06Z">
                <w:r w:rsidDel="00000000" w:rsidR="00000000" w:rsidRPr="00000000">
                  <w:rPr>
                    <w:rtl w:val="0"/>
                  </w:rPr>
                </w:r>
              </w:del>
            </w:sdtContent>
          </w:sdt>
        </w:p>
      </w:sdtContent>
    </w:sdt>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sdt>
        <w:sdtPr>
          <w:id w:val="1442187654"/>
          <w:tag w:val="goog_rdk_215"/>
        </w:sdtPr>
        <w:sdtContent>
          <w:del w:author="Mariesa Welcome" w:id="17" w:date="2025-11-24T11:51:0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Global presence </w:delText>
            </w:r>
          </w:del>
        </w:sdtContent>
      </w:sdt>
      <w:r w:rsidDel="00000000" w:rsidR="00000000" w:rsidRPr="00000000">
        <w:rPr>
          <w:rtl w:val="0"/>
        </w:rPr>
      </w:r>
    </w:p>
    <w:sdt>
      <w:sdtPr>
        <w:id w:val="1601465359"/>
        <w:tag w:val="goog_rdk_219"/>
      </w:sdtPr>
      <w:sdtContent>
        <w:p w:rsidR="00000000" w:rsidDel="00000000" w:rsidP="00000000" w:rsidRDefault="00000000" w:rsidRPr="00000000" w14:paraId="00000046">
          <w:pPr>
            <w:pStyle w:val="Heading1"/>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998367863"/>
              <w:tag w:val="goog_rdk_217"/>
            </w:sdtPr>
            <w:sdtContent>
              <w:ins w:author="Mariesa Welcome" w:id="19" w:date="2025-11-24T11:49:42Z"/>
              <w:sdt>
                <w:sdtPr>
                  <w:id w:val="18565163"/>
                  <w:tag w:val="goog_rdk_218"/>
                </w:sdtPr>
                <w:sdtContent>
                  <w:ins w:author="Mariesa Welcome" w:id="19" w:date="2025-11-24T11:49:42Z">
                    <w:r w:rsidDel="00000000" w:rsidR="00000000" w:rsidRPr="00000000">
                      <w:rPr>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Insights</w:t>
                    </w:r>
                  </w:ins>
                </w:sdtContent>
              </w:sdt>
              <w:ins w:author="Mariesa Welcome" w:id="19" w:date="2025-11-24T11:49:42Z">
                <w:bookmarkStart w:colFirst="0" w:colLast="0" w:name="_heading=h.ql6fxtu88bqh" w:id="0"/>
                <w:bookmarkEnd w:id="0"/>
              </w:ins>
            </w:sdtContent>
          </w:sdt>
        </w:p>
      </w:sdtContent>
    </w:sdt>
    <w:sdt>
      <w:sdtPr>
        <w:id w:val="-1201750443"/>
        <w:tag w:val="goog_rdk_222"/>
      </w:sdtPr>
      <w:sdtContent>
        <w:p w:rsidR="00000000" w:rsidDel="00000000" w:rsidP="00000000" w:rsidRDefault="00000000" w:rsidRPr="00000000" w14:paraId="00000047">
          <w:pPr>
            <w:spacing w:after="240" w:before="240" w:lineRule="auto"/>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107972533"/>
              <w:tag w:val="goog_rdk_220"/>
            </w:sdtPr>
            <w:sdtContent>
              <w:ins w:author="Mariesa Welcome" w:id="19" w:date="2025-11-24T11:49:42Z"/>
              <w:sdt>
                <w:sdtPr>
                  <w:id w:val="-1411031693"/>
                  <w:tag w:val="goog_rdk_221"/>
                </w:sdtPr>
                <w:sdtContent>
                  <w:ins w:author="Mariesa Welcome" w:id="19" w:date="2025-11-24T11:49:42Z">
                    <w:r w:rsidDel="00000000" w:rsidR="00000000" w:rsidRPr="00000000">
                      <w:rPr>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At Coastline Citadel Group, insights represent far more than information. They serve as the foundation for strategic clarity and meaningful transformation. We produce forward-thinking research that helps leaders understand complex challenges, anticipate emerging disruptions, and seize opportunities in an increasingly competitive global environment. Our work combines rigorous analysis, multidisciplinary expertise, and practical application to deliver perspectives that are both visionary and actionable.</w:t>
                    </w:r>
                  </w:ins>
                </w:sdtContent>
              </w:sdt>
              <w:ins w:author="Mariesa Welcome" w:id="19" w:date="2025-11-24T11:49:42Z"/>
            </w:sdtContent>
          </w:sdt>
        </w:p>
      </w:sdtContent>
    </w:sdt>
    <w:sdt>
      <w:sdtPr>
        <w:id w:val="-1440639645"/>
        <w:tag w:val="goog_rdk_225"/>
      </w:sdtPr>
      <w:sdtContent>
        <w:p w:rsidR="00000000" w:rsidDel="00000000" w:rsidP="00000000" w:rsidRDefault="00000000" w:rsidRPr="00000000" w14:paraId="00000048">
          <w:pPr>
            <w:spacing w:after="240" w:before="240" w:lineRule="auto"/>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1169163374"/>
              <w:tag w:val="goog_rdk_223"/>
            </w:sdtPr>
            <w:sdtContent>
              <w:ins w:author="Mariesa Welcome" w:id="19" w:date="2025-11-24T11:49:42Z"/>
              <w:sdt>
                <w:sdtPr>
                  <w:id w:val="615521460"/>
                  <w:tag w:val="goog_rdk_224"/>
                </w:sdtPr>
                <w:sdtContent>
                  <w:ins w:author="Mariesa Welcome" w:id="19" w:date="2025-11-24T11:49:42Z">
                    <w:r w:rsidDel="00000000" w:rsidR="00000000" w:rsidRPr="00000000">
                      <w:rPr>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Our insights are developed through deep engagement with industries, markets, technologies, and societal shifts. We continuously study global trends, economic movements, regulatory evolutions, and innovation cycles to equip organizations with the understanding needed to navigate uncertainty with confidence. Whether we are exploring the future of digital transformation, the impact of new regulatory expectations, or the changing nature of organizational strategy, we offer guidance rooted in evidence and real-world experience.</w:t>
                    </w:r>
                  </w:ins>
                </w:sdtContent>
              </w:sdt>
              <w:ins w:author="Mariesa Welcome" w:id="19" w:date="2025-11-24T11:49:42Z"/>
            </w:sdtContent>
          </w:sdt>
        </w:p>
      </w:sdtContent>
    </w:sdt>
    <w:sdt>
      <w:sdtPr>
        <w:id w:val="-1289793536"/>
        <w:tag w:val="goog_rdk_228"/>
      </w:sdtPr>
      <w:sdtContent>
        <w:p w:rsidR="00000000" w:rsidDel="00000000" w:rsidP="00000000" w:rsidRDefault="00000000" w:rsidRPr="00000000" w14:paraId="00000049">
          <w:pPr>
            <w:spacing w:after="240" w:before="240" w:lineRule="auto"/>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1329884956"/>
              <w:tag w:val="goog_rdk_226"/>
            </w:sdtPr>
            <w:sdtContent>
              <w:ins w:author="Mariesa Welcome" w:id="19" w:date="2025-11-24T11:49:42Z"/>
              <w:sdt>
                <w:sdtPr>
                  <w:id w:val="-205271034"/>
                  <w:tag w:val="goog_rdk_227"/>
                </w:sdtPr>
                <w:sdtContent>
                  <w:ins w:author="Mariesa Welcome" w:id="19" w:date="2025-11-24T11:49:42Z">
                    <w:r w:rsidDel="00000000" w:rsidR="00000000" w:rsidRPr="00000000">
                      <w:rPr>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We believe that strong ideas must translate into measurable impact. For this reason, our insights are crafted for immediate application, enabling leadership to make informed decisions with precision and speed. Each analysis is designed to clarify complexity, reveal hidden opportunities, and illuminate new pathways for growth, operational excellence, and competitive advantage.</w:t>
                    </w:r>
                  </w:ins>
                </w:sdtContent>
              </w:sdt>
              <w:ins w:author="Mariesa Welcome" w:id="19" w:date="2025-11-24T11:49:42Z"/>
            </w:sdtContent>
          </w:sdt>
        </w:p>
      </w:sdtContent>
    </w:sdt>
    <w:sdt>
      <w:sdtPr>
        <w:id w:val="1366109426"/>
        <w:tag w:val="goog_rdk_231"/>
      </w:sdtPr>
      <w:sdtContent>
        <w:p w:rsidR="00000000" w:rsidDel="00000000" w:rsidP="00000000" w:rsidRDefault="00000000" w:rsidRPr="00000000" w14:paraId="0000004A">
          <w:pPr>
            <w:spacing w:after="240" w:before="240" w:lineRule="auto"/>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1123348024"/>
              <w:tag w:val="goog_rdk_229"/>
            </w:sdtPr>
            <w:sdtContent>
              <w:ins w:author="Mariesa Welcome" w:id="19" w:date="2025-11-24T11:49:42Z"/>
              <w:sdt>
                <w:sdtPr>
                  <w:id w:val="66609704"/>
                  <w:tag w:val="goog_rdk_230"/>
                </w:sdtPr>
                <w:sdtContent>
                  <w:ins w:author="Mariesa Welcome" w:id="19" w:date="2025-11-24T11:49:42Z">
                    <w:r w:rsidDel="00000000" w:rsidR="00000000" w:rsidRPr="00000000">
                      <w:rPr>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Our thought leadership reflects the same values that guide our advisory work, including intellectual rigor, curiosity, and an unwavering commitment to excellence. Through research publications, executive briefings, industry deep dives, and future-focused outlooks, Coastline Citadel Group stands as a trusted source of strategic intelligence for organizations seeking to stay ahead in a rapidly evolving world.</w:t>
                    </w:r>
                  </w:ins>
                </w:sdtContent>
              </w:sdt>
              <w:ins w:author="Mariesa Welcome" w:id="19" w:date="2025-11-24T11:49:42Z"/>
            </w:sdtContent>
          </w:sdt>
        </w:p>
      </w:sdtContent>
    </w:sdt>
    <w:sdt>
      <w:sdtPr>
        <w:id w:val="-2118821582"/>
        <w:tag w:val="goog_rdk_234"/>
      </w:sdtPr>
      <w:sdtContent>
        <w:p w:rsidR="00000000" w:rsidDel="00000000" w:rsidP="00000000" w:rsidRDefault="00000000" w:rsidRPr="00000000" w14:paraId="0000004B">
          <w:pPr>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1095062706"/>
              <w:tag w:val="goog_rdk_232"/>
            </w:sdtPr>
            <w:sdtContent>
              <w:ins w:author="Mariesa Welcome" w:id="19" w:date="2025-11-24T11:49:42Z"/>
              <w:sdt>
                <w:sdtPr>
                  <w:id w:val="-1895325193"/>
                  <w:tag w:val="goog_rdk_233"/>
                </w:sdtPr>
                <w:sdtContent>
                  <w:ins w:author="Mariesa Welcome" w:id="19" w:date="2025-11-24T11:49:42Z">
                    <w:r w:rsidDel="00000000" w:rsidR="00000000" w:rsidRPr="00000000">
                      <w:rPr>
                        <w:rtl w:val="0"/>
                      </w:rPr>
                    </w:r>
                  </w:ins>
                </w:sdtContent>
              </w:sdt>
              <w:ins w:author="Mariesa Welcome" w:id="19" w:date="2025-11-24T11:49:42Z"/>
            </w:sdtContent>
          </w:sdt>
        </w:p>
      </w:sdtContent>
    </w:sdt>
    <w:sdt>
      <w:sdtPr>
        <w:id w:val="-828503501"/>
        <w:tag w:val="goog_rdk_237"/>
      </w:sdtPr>
      <w:sdtContent>
        <w:p w:rsidR="00000000" w:rsidDel="00000000" w:rsidP="00000000" w:rsidRDefault="00000000" w:rsidRPr="00000000" w14:paraId="0000004C">
          <w:pPr>
            <w:pStyle w:val="Heading1"/>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2008932181"/>
              <w:tag w:val="goog_rdk_235"/>
            </w:sdtPr>
            <w:sdtContent>
              <w:ins w:author="Mariesa Welcome" w:id="19" w:date="2025-11-24T11:49:42Z"/>
              <w:sdt>
                <w:sdtPr>
                  <w:id w:val="322148383"/>
                  <w:tag w:val="goog_rdk_236"/>
                </w:sdtPr>
                <w:sdtContent>
                  <w:ins w:author="Mariesa Welcome" w:id="19" w:date="2025-11-24T11:49:42Z">
                    <w:r w:rsidDel="00000000" w:rsidR="00000000" w:rsidRPr="00000000">
                      <w:rPr>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How We Work</w:t>
                    </w:r>
                  </w:ins>
                </w:sdtContent>
              </w:sdt>
              <w:ins w:author="Mariesa Welcome" w:id="19" w:date="2025-11-24T11:49:42Z">
                <w:bookmarkStart w:colFirst="0" w:colLast="0" w:name="_heading=h.92faoh8g4pe1" w:id="1"/>
                <w:bookmarkEnd w:id="1"/>
              </w:ins>
            </w:sdtContent>
          </w:sdt>
        </w:p>
      </w:sdtContent>
    </w:sdt>
    <w:sdt>
      <w:sdtPr>
        <w:id w:val="-163075023"/>
        <w:tag w:val="goog_rdk_240"/>
      </w:sdtPr>
      <w:sdtContent>
        <w:p w:rsidR="00000000" w:rsidDel="00000000" w:rsidP="00000000" w:rsidRDefault="00000000" w:rsidRPr="00000000" w14:paraId="0000004D">
          <w:pPr>
            <w:spacing w:after="240" w:before="240" w:lineRule="auto"/>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541540108"/>
              <w:tag w:val="goog_rdk_238"/>
            </w:sdtPr>
            <w:sdtContent>
              <w:ins w:author="Mariesa Welcome" w:id="19" w:date="2025-11-24T11:49:42Z"/>
              <w:sdt>
                <w:sdtPr>
                  <w:id w:val="45280023"/>
                  <w:tag w:val="goog_rdk_239"/>
                </w:sdtPr>
                <w:sdtContent>
                  <w:ins w:author="Mariesa Welcome" w:id="19" w:date="2025-11-24T11:49:42Z">
                    <w:r w:rsidDel="00000000" w:rsidR="00000000" w:rsidRPr="00000000">
                      <w:rPr>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At Coastline Citadel Group, our work is defined by precision, discipline, and a deep commitment to transforming vision into measurable results. We approach every engagement as a strategic partnership, applying a rigorous methodology that elevates ideas into actionable strategies and sustainable competitive advantage. Our process is built on intellectual rigor, deep analytical capability, and a relentless focus on impact.</w:t>
                    </w:r>
                  </w:ins>
                </w:sdtContent>
              </w:sdt>
              <w:ins w:author="Mariesa Welcome" w:id="19" w:date="2025-11-24T11:49:42Z"/>
            </w:sdtContent>
          </w:sdt>
        </w:p>
      </w:sdtContent>
    </w:sdt>
    <w:sdt>
      <w:sdtPr>
        <w:id w:val="-736549313"/>
        <w:tag w:val="goog_rdk_244"/>
      </w:sdtPr>
      <w:sdtContent>
        <w:p w:rsidR="00000000" w:rsidDel="00000000" w:rsidP="00000000" w:rsidRDefault="00000000" w:rsidRPr="00000000" w14:paraId="0000004E">
          <w:pPr>
            <w:spacing w:after="240" w:before="240" w:lineRule="auto"/>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448418849"/>
              <w:tag w:val="goog_rdk_241"/>
            </w:sdtPr>
            <w:sdtContent>
              <w:ins w:author="Mariesa Welcome" w:id="19" w:date="2025-11-24T11:49:42Z"/>
              <w:sdt>
                <w:sdtPr>
                  <w:id w:val="-1181396115"/>
                  <w:tag w:val="goog_rdk_242"/>
                </w:sdtPr>
                <w:sdtContent>
                  <w:ins w:author="Mariesa Welcome" w:id="19" w:date="2025-11-24T11:49:42Z">
                    <w:r w:rsidDel="00000000" w:rsidR="00000000" w:rsidRPr="00000000">
                      <w:rPr>
                        <w:b w:val="1"/>
                        <w:bCs w:val="1"/>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From Idea to Impact</w:t>
                      <w:br w:type="textWrapping"/>
                    </w:r>
                  </w:ins>
                </w:sdtContent>
              </w:sdt>
              <w:ins w:author="Mariesa Welcome" w:id="19" w:date="2025-11-24T11:49:42Z">
                <w:sdt>
                  <w:sdtPr>
                    <w:id w:val="-1086928941"/>
                    <w:tag w:val="goog_rdk_243"/>
                  </w:sdtPr>
                  <w:sdtContent>
                    <w:r w:rsidDel="00000000" w:rsidR="00000000" w:rsidRPr="00000000">
                      <w:rPr>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 We believe that strategy only matters when it translates into real-world value. That is why we guide our clients through a full lifecycle of transformation, from diagnosing root challenges to designing bold, evidence-based solutions and ensuring flawless execution. We move beyond theoretical frameworks to deliver measurable outcomes that reshape operations, strengthen resilience, and unlock long-term growth.</w:t>
                    </w:r>
                  </w:sdtContent>
                </w:sdt>
              </w:ins>
            </w:sdtContent>
          </w:sdt>
        </w:p>
      </w:sdtContent>
    </w:sdt>
    <w:sdt>
      <w:sdtPr>
        <w:id w:val="594725925"/>
        <w:tag w:val="goog_rdk_248"/>
      </w:sdtPr>
      <w:sdtContent>
        <w:p w:rsidR="00000000" w:rsidDel="00000000" w:rsidP="00000000" w:rsidRDefault="00000000" w:rsidRPr="00000000" w14:paraId="0000004F">
          <w:pPr>
            <w:spacing w:after="240" w:before="240" w:lineRule="auto"/>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1796350001"/>
              <w:tag w:val="goog_rdk_245"/>
            </w:sdtPr>
            <w:sdtContent>
              <w:ins w:author="Mariesa Welcome" w:id="19" w:date="2025-11-24T11:49:42Z"/>
              <w:sdt>
                <w:sdtPr>
                  <w:id w:val="1089537091"/>
                  <w:tag w:val="goog_rdk_246"/>
                </w:sdtPr>
                <w:sdtContent>
                  <w:ins w:author="Mariesa Welcome" w:id="19" w:date="2025-11-24T11:49:42Z">
                    <w:r w:rsidDel="00000000" w:rsidR="00000000" w:rsidRPr="00000000">
                      <w:rPr>
                        <w:b w:val="1"/>
                        <w:bCs w:val="1"/>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Research-Driven, Data-Informed, Human-Centered</w:t>
                      <w:br w:type="textWrapping"/>
                    </w:r>
                  </w:ins>
                </w:sdtContent>
              </w:sdt>
              <w:ins w:author="Mariesa Welcome" w:id="19" w:date="2025-11-24T11:49:42Z">
                <w:sdt>
                  <w:sdtPr>
                    <w:id w:val="573110953"/>
                    <w:tag w:val="goog_rdk_247"/>
                  </w:sdtPr>
                  <w:sdtContent>
                    <w:r w:rsidDel="00000000" w:rsidR="00000000" w:rsidRPr="00000000">
                      <w:rPr>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 Every engagement begins with comprehensive discovery and analysis. We combine advanced analytical tools, predictive insights, and immersive stakeholder interviews to gain a complete and multidimensional understanding of the organizational landscape. Our solutions are created through the convergence of data intelligence and human insight, ensuring strategies are not only smart but practical, adoptable, and meaningful.</w:t>
                    </w:r>
                  </w:sdtContent>
                </w:sdt>
              </w:ins>
            </w:sdtContent>
          </w:sdt>
        </w:p>
      </w:sdtContent>
    </w:sdt>
    <w:sdt>
      <w:sdtPr>
        <w:id w:val="120556340"/>
        <w:tag w:val="goog_rdk_252"/>
      </w:sdtPr>
      <w:sdtContent>
        <w:p w:rsidR="00000000" w:rsidDel="00000000" w:rsidP="00000000" w:rsidRDefault="00000000" w:rsidRPr="00000000" w14:paraId="00000050">
          <w:pPr>
            <w:spacing w:after="240" w:before="240" w:lineRule="auto"/>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605951129"/>
              <w:tag w:val="goog_rdk_249"/>
            </w:sdtPr>
            <w:sdtContent>
              <w:ins w:author="Mariesa Welcome" w:id="19" w:date="2025-11-24T11:49:42Z"/>
              <w:sdt>
                <w:sdtPr>
                  <w:id w:val="-2132869677"/>
                  <w:tag w:val="goog_rdk_250"/>
                </w:sdtPr>
                <w:sdtContent>
                  <w:ins w:author="Mariesa Welcome" w:id="19" w:date="2025-11-24T11:49:42Z">
                    <w:r w:rsidDel="00000000" w:rsidR="00000000" w:rsidRPr="00000000">
                      <w:rPr>
                        <w:b w:val="1"/>
                        <w:bCs w:val="1"/>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Collaborative Partnership at Every Step</w:t>
                      <w:br w:type="textWrapping"/>
                    </w:r>
                  </w:ins>
                </w:sdtContent>
              </w:sdt>
              <w:ins w:author="Mariesa Welcome" w:id="19" w:date="2025-11-24T11:49:42Z">
                <w:sdt>
                  <w:sdtPr>
                    <w:id w:val="520535158"/>
                    <w:tag w:val="goog_rdk_251"/>
                  </w:sdtPr>
                  <w:sdtContent>
                    <w:r w:rsidDel="00000000" w:rsidR="00000000" w:rsidRPr="00000000">
                      <w:rPr>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 We do not consult from a distance. We embed ourselves alongside leadership teams, technical experts, and front-line stakeholders to co-create solutions that reflect the organization’s realities. This collaborative model ensures unified alignment, accelerates adoption, and builds internal capability that remains strong long after the engagement concludes.</w:t>
                    </w:r>
                  </w:sdtContent>
                </w:sdt>
              </w:ins>
            </w:sdtContent>
          </w:sdt>
        </w:p>
      </w:sdtContent>
    </w:sdt>
    <w:sdt>
      <w:sdtPr>
        <w:id w:val="1555594426"/>
        <w:tag w:val="goog_rdk_256"/>
      </w:sdtPr>
      <w:sdtContent>
        <w:p w:rsidR="00000000" w:rsidDel="00000000" w:rsidP="00000000" w:rsidRDefault="00000000" w:rsidRPr="00000000" w14:paraId="00000051">
          <w:pPr>
            <w:spacing w:after="240" w:before="240" w:lineRule="auto"/>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361785207"/>
              <w:tag w:val="goog_rdk_253"/>
            </w:sdtPr>
            <w:sdtContent>
              <w:ins w:author="Mariesa Welcome" w:id="19" w:date="2025-11-24T11:49:42Z"/>
              <w:sdt>
                <w:sdtPr>
                  <w:id w:val="98807721"/>
                  <w:tag w:val="goog_rdk_254"/>
                </w:sdtPr>
                <w:sdtContent>
                  <w:ins w:author="Mariesa Welcome" w:id="19" w:date="2025-11-24T11:49:42Z">
                    <w:r w:rsidDel="00000000" w:rsidR="00000000" w:rsidRPr="00000000">
                      <w:rPr>
                        <w:b w:val="1"/>
                        <w:bCs w:val="1"/>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A Tailored Approach for Each Unique Challenge</w:t>
                      <w:br w:type="textWrapping"/>
                    </w:r>
                  </w:ins>
                </w:sdtContent>
              </w:sdt>
              <w:ins w:author="Mariesa Welcome" w:id="19" w:date="2025-11-24T11:49:42Z">
                <w:sdt>
                  <w:sdtPr>
                    <w:id w:val="989097843"/>
                    <w:tag w:val="goog_rdk_255"/>
                  </w:sdtPr>
                  <w:sdtContent>
                    <w:r w:rsidDel="00000000" w:rsidR="00000000" w:rsidRPr="00000000">
                      <w:rPr>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 We reject generic solutions. Each client receives strategies crafted with precision, shaped by deep industry expertise, and matched to organizational culture, structure, and strategic goals. We curate project teams with the exact blend of domain expertise, analytical strength, and sector-specific experience needed for each engagement.</w:t>
                    </w:r>
                  </w:sdtContent>
                </w:sdt>
              </w:ins>
            </w:sdtContent>
          </w:sdt>
        </w:p>
      </w:sdtContent>
    </w:sdt>
    <w:sdt>
      <w:sdtPr>
        <w:id w:val="-1964242830"/>
        <w:tag w:val="goog_rdk_260"/>
      </w:sdtPr>
      <w:sdtContent>
        <w:p w:rsidR="00000000" w:rsidDel="00000000" w:rsidP="00000000" w:rsidRDefault="00000000" w:rsidRPr="00000000" w14:paraId="00000052">
          <w:pPr>
            <w:spacing w:after="240" w:before="240" w:lineRule="auto"/>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1437200568"/>
              <w:tag w:val="goog_rdk_257"/>
            </w:sdtPr>
            <w:sdtContent>
              <w:ins w:author="Mariesa Welcome" w:id="19" w:date="2025-11-24T11:49:42Z"/>
              <w:sdt>
                <w:sdtPr>
                  <w:id w:val="-1401729878"/>
                  <w:tag w:val="goog_rdk_258"/>
                </w:sdtPr>
                <w:sdtContent>
                  <w:ins w:author="Mariesa Welcome" w:id="19" w:date="2025-11-24T11:49:42Z">
                    <w:r w:rsidDel="00000000" w:rsidR="00000000" w:rsidRPr="00000000">
                      <w:rPr>
                        <w:b w:val="1"/>
                        <w:bCs w:val="1"/>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Execution Excellence and Sustained Results</w:t>
                      <w:br w:type="textWrapping"/>
                    </w:r>
                  </w:ins>
                </w:sdtContent>
              </w:sdt>
              <w:ins w:author="Mariesa Welcome" w:id="19" w:date="2025-11-24T11:49:42Z">
                <w:sdt>
                  <w:sdtPr>
                    <w:id w:val="943476598"/>
                    <w:tag w:val="goog_rdk_259"/>
                  </w:sdtPr>
                  <w:sdtContent>
                    <w:r w:rsidDel="00000000" w:rsidR="00000000" w:rsidRPr="00000000">
                      <w:rPr>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 Our work continues beyond the delivery of recommendations. We support implementation, monitor performance, assess risk, and refine strategy as market conditions evolve. Coastline Citadel Group remains a committed partner, ensuring that our clients achieve success and sustain it over time.</w:t>
                    </w:r>
                  </w:sdtContent>
                </w:sdt>
              </w:ins>
            </w:sdtContent>
          </w:sdt>
        </w:p>
      </w:sdtContent>
    </w:sdt>
    <w:sdt>
      <w:sdtPr>
        <w:id w:val="291637734"/>
        <w:tag w:val="goog_rdk_264"/>
      </w:sdtPr>
      <w:sdtContent>
        <w:p w:rsidR="00000000" w:rsidDel="00000000" w:rsidP="00000000" w:rsidRDefault="00000000" w:rsidRPr="00000000" w14:paraId="00000053">
          <w:pPr>
            <w:spacing w:after="240" w:before="240" w:lineRule="auto"/>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1883991508"/>
              <w:tag w:val="goog_rdk_261"/>
            </w:sdtPr>
            <w:sdtContent>
              <w:ins w:author="Mariesa Welcome" w:id="19" w:date="2025-11-24T11:49:42Z"/>
              <w:sdt>
                <w:sdtPr>
                  <w:id w:val="-878966095"/>
                  <w:tag w:val="goog_rdk_262"/>
                </w:sdtPr>
                <w:sdtContent>
                  <w:ins w:author="Mariesa Welcome" w:id="19" w:date="2025-11-24T11:49:42Z">
                    <w:r w:rsidDel="00000000" w:rsidR="00000000" w:rsidRPr="00000000">
                      <w:rPr>
                        <w:b w:val="1"/>
                        <w:bCs w:val="1"/>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Innovation as a Core Discipline</w:t>
                      <w:br w:type="textWrapping"/>
                    </w:r>
                  </w:ins>
                </w:sdtContent>
              </w:sdt>
              <w:ins w:author="Mariesa Welcome" w:id="19" w:date="2025-11-24T11:49:42Z">
                <w:sdt>
                  <w:sdtPr>
                    <w:id w:val="1883452026"/>
                    <w:tag w:val="goog_rdk_263"/>
                  </w:sdtPr>
                  <w:sdtContent>
                    <w:r w:rsidDel="00000000" w:rsidR="00000000" w:rsidRPr="00000000">
                      <w:rPr>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 We approach every challenge with a future-ready perspective. Our consultants leverage emerging technologies, scenario modeling, and forward-looking frameworks to help clients navigate uncertainty and capture new opportunities. Innovation is a foundational principle embedded in every stage of our work.</w:t>
                    </w:r>
                  </w:sdtContent>
                </w:sdt>
              </w:ins>
            </w:sdtContent>
          </w:sdt>
        </w:p>
      </w:sdtContent>
    </w:sdt>
    <w:sdt>
      <w:sdtPr>
        <w:id w:val="-493288909"/>
        <w:tag w:val="goog_rdk_268"/>
      </w:sdtPr>
      <w:sdtContent>
        <w:p w:rsidR="00000000" w:rsidDel="00000000" w:rsidP="00000000" w:rsidRDefault="00000000" w:rsidRPr="00000000" w14:paraId="00000054">
          <w:pPr>
            <w:spacing w:after="240" w:before="240" w:lineRule="auto"/>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1278571145"/>
              <w:tag w:val="goog_rdk_265"/>
            </w:sdtPr>
            <w:sdtContent>
              <w:ins w:author="Mariesa Welcome" w:id="19" w:date="2025-11-24T11:49:42Z"/>
              <w:sdt>
                <w:sdtPr>
                  <w:id w:val="-1066158971"/>
                  <w:tag w:val="goog_rdk_266"/>
                </w:sdtPr>
                <w:sdtContent>
                  <w:ins w:author="Mariesa Welcome" w:id="19" w:date="2025-11-24T11:49:42Z">
                    <w:r w:rsidDel="00000000" w:rsidR="00000000" w:rsidRPr="00000000">
                      <w:rPr>
                        <w:b w:val="1"/>
                        <w:bCs w:val="1"/>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Confidentiality, Discretion, and Trust</w:t>
                      <w:br w:type="textWrapping"/>
                    </w:r>
                  </w:ins>
                </w:sdtContent>
              </w:sdt>
              <w:ins w:author="Mariesa Welcome" w:id="19" w:date="2025-11-24T11:49:42Z">
                <w:sdt>
                  <w:sdtPr>
                    <w:id w:val="-1996504583"/>
                    <w:tag w:val="goog_rdk_267"/>
                  </w:sdtPr>
                  <w:sdtContent>
                    <w:r w:rsidDel="00000000" w:rsidR="00000000" w:rsidRPr="00000000">
                      <w:rPr>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t xml:space="preserve"> Our clients rely on us with their most sensitive strategic, operational, and regulatory matters. We honor this responsibility with the highest standards of confidentiality, professionalism, and ethical conduct. Trust is not assumed; it is earned through clarity, consistency, and outstanding execution.</w:t>
                    </w:r>
                  </w:sdtContent>
                </w:sdt>
              </w:ins>
            </w:sdtContent>
          </w:sdt>
        </w:p>
      </w:sdtContent>
    </w:sdt>
    <w:sdt>
      <w:sdtPr>
        <w:id w:val="663230161"/>
        <w:tag w:val="goog_rdk_271"/>
      </w:sdtPr>
      <w:sdtContent>
        <w:p w:rsidR="00000000" w:rsidDel="00000000" w:rsidP="00000000" w:rsidRDefault="00000000" w:rsidRPr="00000000" w14:paraId="00000055">
          <w:pPr>
            <w:rPr>
              <w:ins w:author="Mariesa Welcome" w:id="19" w:date="2025-11-24T11:49:42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676524174"/>
              <w:tag w:val="goog_rdk_269"/>
            </w:sdtPr>
            <w:sdtContent>
              <w:ins w:author="Mariesa Welcome" w:id="19" w:date="2025-11-24T11:49:42Z"/>
              <w:sdt>
                <w:sdtPr>
                  <w:id w:val="702883823"/>
                  <w:tag w:val="goog_rdk_270"/>
                </w:sdtPr>
                <w:sdtContent>
                  <w:ins w:author="Mariesa Welcome" w:id="19" w:date="2025-11-24T11:49:42Z">
                    <w:r w:rsidDel="00000000" w:rsidR="00000000" w:rsidRPr="00000000">
                      <w:rPr>
                        <w:rtl w:val="0"/>
                      </w:rPr>
                    </w:r>
                  </w:ins>
                </w:sdtContent>
              </w:sdt>
              <w:ins w:author="Mariesa Welcome" w:id="19" w:date="2025-11-24T11:49:42Z"/>
            </w:sdtContent>
          </w:sdt>
        </w:p>
      </w:sdtContent>
    </w:sdt>
    <w:sdt>
      <w:sdtPr>
        <w:id w:val="-1745918893"/>
        <w:tag w:val="goog_rdk_277"/>
      </w:sdtPr>
      <w:sdtContent>
        <w:p w:rsidR="00000000" w:rsidDel="00000000" w:rsidP="00000000" w:rsidRDefault="00000000" w:rsidRPr="00000000" w14:paraId="00000056">
          <w:pPr>
            <w:pStyle w:val="Heading1"/>
            <w:rPr>
              <w:ins w:author="Mariesa Welcome" w:id="19" w:date="2025-11-24T11:49:42Z"/>
              <w:del w:author="Mariesa Welcome" w:id="21" w:date="2025-11-24T11:49:10Z"/>
              <w:rFonts w:ascii="Aptos" w:cs="Aptos" w:eastAsia="Aptos" w:hAnsi="Aptos"/>
              <w:color w:val="000000"/>
              <w:sz w:val="24"/>
              <w:szCs w:val="24"/>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193601139"/>
              <w:tag w:val="goog_rdk_273"/>
            </w:sdtPr>
            <w:sdtContent>
              <w:ins w:author="Mariesa Welcome" w:id="19" w:date="2025-11-24T11:49:42Z">
                <w:sdt>
                  <w:sdtPr>
                    <w:id w:val="2034726603"/>
                    <w:tag w:val="goog_rdk_274"/>
                  </w:sdtPr>
                  <w:sdtContent>
                    <w:del w:author="Mariesa Welcome" w:id="21" w:date="2025-11-24T11:49:10Z"/>
                  </w:sdtContent>
                </w:sdt>
              </w:ins>
              <w:sdt>
                <w:sdtPr>
                  <w:id w:val="-601332843"/>
                  <w:tag w:val="goog_rdk_275"/>
                </w:sdtPr>
                <w:sdtContent>
                  <w:ins w:author="Mariesa Welcome" w:id="19" w:date="2025-11-24T11:49:42Z">
                    <w:del w:author="Mariesa Welcome" w:id="21" w:date="2025-11-24T11:49:10Z">
                      <w:r w:rsidDel="00000000" w:rsidR="00000000" w:rsidRPr="00000000">
                        <w:rPr>
                          <w:rtl w:val="0"/>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delText xml:space="preserve">Industries</w:delText>
                      </w:r>
                    </w:del>
                  </w:ins>
                </w:sdtContent>
              </w:sdt>
              <w:ins w:author="Mariesa Welcome" w:id="19" w:date="2025-11-24T11:49:42Z">
                <w:del w:author="Mariesa Welcome" w:id="21" w:date="2025-11-24T11:49:10Z">
                  <w:bookmarkStart w:colFirst="0" w:colLast="0" w:name="_heading=h.dtdnbkg05ava" w:id="2"/>
                  <w:bookmarkEnd w:id="2"/>
                  <w:sdt>
                    <w:sdtPr>
                      <w:id w:val="-1730810502"/>
                      <w:tag w:val="goog_rdk_276"/>
                    </w:sdtPr>
                    <w:sdtContent>
                      <w:r w:rsidDel="00000000" w:rsidR="00000000" w:rsidRPr="00000000">
                        <w:rPr>
                          <w:rtl w:val="0"/>
                        </w:rPr>
                      </w:r>
                    </w:sdtContent>
                  </w:sdt>
                </w:del>
              </w:ins>
            </w:sdtContent>
          </w:sdt>
        </w:p>
      </w:sdtContent>
    </w:sdt>
    <w:sdt>
      <w:sdtPr>
        <w:id w:val="100535589"/>
        <w:tag w:val="goog_rdk_281"/>
      </w:sdtPr>
      <w:sdtContent>
        <w:p w:rsidR="00000000" w:rsidDel="00000000" w:rsidP="00000000" w:rsidRDefault="00000000" w:rsidRPr="00000000" w14:paraId="00000057">
          <w:pPr>
            <w:spacing w:after="0" w:lineRule="auto"/>
            <w:ind w:left="1440" w:firstLine="0"/>
            <w:rPr>
              <w:ins w:author="Mariesa Welcome" w:id="19" w:date="2025-11-24T11:49:42Z"/>
              <w:del w:author="Mariesa Welcome" w:id="21" w:date="2025-11-24T11:49:10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1029387709"/>
              <w:tag w:val="goog_rdk_278"/>
            </w:sdtPr>
            <w:sdtContent>
              <w:ins w:author="Mariesa Welcome" w:id="19" w:date="2025-11-24T11:49:42Z">
                <w:sdt>
                  <w:sdtPr>
                    <w:id w:val="641673805"/>
                    <w:tag w:val="goog_rdk_279"/>
                  </w:sdtPr>
                  <w:sdtContent>
                    <w:del w:author="Mariesa Welcome" w:id="21" w:date="2025-11-24T11:49:10Z"/>
                  </w:sdtContent>
                </w:sdt>
              </w:ins>
              <w:sdt>
                <w:sdtPr>
                  <w:id w:val="580175971"/>
                  <w:tag w:val="goog_rdk_280"/>
                </w:sdtPr>
                <w:sdtContent>
                  <w:ins w:author="Mariesa Welcome" w:id="19" w:date="2025-11-24T11:49:42Z">
                    <w:del w:author="Mariesa Welcome" w:id="21" w:date="2025-11-24T11:49:10Z">
                      <w:r w:rsidDel="00000000" w:rsidR="00000000" w:rsidRPr="00000000">
                        <w:rPr>
                          <w:rtl w:val="0"/>
                        </w:rPr>
                      </w:r>
                    </w:del>
                  </w:ins>
                </w:sdtContent>
              </w:sdt>
              <w:ins w:author="Mariesa Welcome" w:id="19" w:date="2025-11-24T11:49:42Z">
                <w:del w:author="Mariesa Welcome" w:id="21" w:date="2025-11-24T11:49:10Z"/>
              </w:ins>
            </w:sdtContent>
          </w:sdt>
        </w:p>
      </w:sdtContent>
    </w:sdt>
    <w:sdt>
      <w:sdtPr>
        <w:id w:val="1525475416"/>
        <w:tag w:val="goog_rdk_285"/>
      </w:sdtPr>
      <w:sdtContent>
        <w:p w:rsidR="00000000" w:rsidDel="00000000" w:rsidP="00000000" w:rsidRDefault="00000000" w:rsidRPr="00000000" w14:paraId="00000058">
          <w:pPr>
            <w:spacing w:after="0" w:lineRule="auto"/>
            <w:ind w:left="1440" w:firstLine="0"/>
            <w:rPr>
              <w:ins w:author="Mariesa Welcome" w:id="19" w:date="2025-11-24T11:49:42Z"/>
              <w:del w:author="Mariesa Welcome" w:id="21" w:date="2025-11-24T11:49:10Z"/>
              <w:rPrChange w:author="Mariesa Welcome" w:id="20" w:date="2025-11-24T11:49:42Z">
                <w:rPr>
                  <w:rFonts w:ascii="Aptos" w:cs="Aptos" w:eastAsia="Aptos" w:hAnsi="Aptos"/>
                  <w:b w:val="0"/>
                  <w:bCs w:val="0"/>
                  <w:i w:val="1"/>
                  <w:iCs w:val="1"/>
                  <w:smallCaps w:val="0"/>
                  <w:strike w:val="0"/>
                  <w:color w:val="000000"/>
                  <w:sz w:val="24"/>
                  <w:szCs w:val="24"/>
                  <w:u w:val="none"/>
                  <w:shd w:fill="auto" w:val="clear"/>
                  <w:vertAlign w:val="baseline"/>
                </w:rPr>
              </w:rPrChange>
            </w:rPr>
          </w:pPr>
          <w:sdt>
            <w:sdtPr>
              <w:id w:val="-419670797"/>
              <w:tag w:val="goog_rdk_282"/>
            </w:sdtPr>
            <w:sdtContent>
              <w:ins w:author="Mariesa Welcome" w:id="19" w:date="2025-11-24T11:49:42Z">
                <w:sdt>
                  <w:sdtPr>
                    <w:id w:val="29205508"/>
                    <w:tag w:val="goog_rdk_283"/>
                  </w:sdtPr>
                  <w:sdtContent>
                    <w:del w:author="Mariesa Welcome" w:id="21" w:date="2025-11-24T11:49:10Z"/>
                  </w:sdtContent>
                </w:sdt>
              </w:ins>
              <w:sdt>
                <w:sdtPr>
                  <w:id w:val="1813022363"/>
                  <w:tag w:val="goog_rdk_284"/>
                </w:sdtPr>
                <w:sdtContent>
                  <w:ins w:author="Mariesa Welcome" w:id="19" w:date="2025-11-24T11:49:42Z">
                    <w:del w:author="Mariesa Welcome" w:id="21" w:date="2025-11-24T11:49:10Z">
                      <w:r w:rsidDel="00000000" w:rsidR="00000000" w:rsidRPr="00000000">
                        <w:rPr>
                          <w:rtl w:val="0"/>
                        </w:rPr>
                      </w:r>
                    </w:del>
                  </w:ins>
                </w:sdtContent>
              </w:sdt>
              <w:ins w:author="Mariesa Welcome" w:id="19" w:date="2025-11-24T11:49:42Z">
                <w:del w:author="Mariesa Welcome" w:id="21" w:date="2025-11-24T11:49:10Z"/>
              </w:ins>
            </w:sdtContent>
          </w:sdt>
        </w:p>
      </w:sdtContent>
    </w:sdt>
    <w:sdt>
      <w:sdtPr>
        <w:id w:val="1222763350"/>
        <w:tag w:val="goog_rdk_289"/>
      </w:sdtPr>
      <w:sdtContent>
        <w:p w:rsidR="00000000" w:rsidDel="00000000" w:rsidP="00000000" w:rsidRDefault="00000000" w:rsidRPr="00000000" w14:paraId="00000059">
          <w:pPr>
            <w:pStyle w:val="Heading1"/>
            <w:rPr>
              <w:del w:author="Mariesa Welcome" w:id="21" w:date="2025-11-24T11:49:10Z"/>
            </w:rPr>
          </w:pPr>
          <w:sdt>
            <w:sdtPr>
              <w:id w:val="-1236685002"/>
              <w:tag w:val="goog_rdk_287"/>
            </w:sdtPr>
            <w:sdtContent>
              <w:del w:author="Mariesa Welcome" w:id="21" w:date="2025-11-24T11:49:10Z"/>
              <w:sdt>
                <w:sdtPr>
                  <w:id w:val="-1069671189"/>
                  <w:tag w:val="goog_rdk_288"/>
                </w:sdtPr>
                <w:sdtContent>
                  <w:commentRangeStart w:id="3"/>
                </w:sdtContent>
              </w:sdt>
              <w:del w:author="Mariesa Welcome" w:id="21" w:date="2025-11-24T11:49:10Z">
                <w:r w:rsidDel="00000000" w:rsidR="00000000" w:rsidRPr="00000000">
                  <w:rPr>
                    <w:rtl w:val="0"/>
                  </w:rPr>
                  <w:delText xml:space="preserve">Our Services </w:delText>
                </w:r>
                <w:commentRangeEnd w:id="3"/>
                <w:r w:rsidDel="00000000" w:rsidR="00000000" w:rsidRPr="00000000">
                  <w:commentReference w:id="3"/>
                </w:r>
                <w:r w:rsidDel="00000000" w:rsidR="00000000" w:rsidRPr="00000000">
                  <w:rPr>
                    <w:rtl w:val="0"/>
                  </w:rPr>
                </w:r>
              </w:del>
            </w:sdtContent>
          </w:sdt>
        </w:p>
      </w:sdtContent>
    </w:sdt>
    <w:sdt>
      <w:sdtPr>
        <w:id w:val="-368126827"/>
        <w:tag w:val="goog_rdk_295"/>
      </w:sdtPr>
      <w:sdtContent>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21" w:date="2025-11-24T11:49:10Z"/>
              <w:del w:author="Mariesa Welcome" w:id="21" w:date="2025-11-24T11:49:10Z"/>
            </w:rPr>
          </w:pPr>
          <w:sdt>
            <w:sdtPr>
              <w:id w:val="838957443"/>
              <w:tag w:val="goog_rdk_292"/>
            </w:sdtPr>
            <w:sdtContent>
              <w:ins w:author="Mariesa Welcome" w:id="21" w:date="2025-11-24T11:49:10Z">
                <w:sdt>
                  <w:sdtPr>
                    <w:id w:val="-1989185116"/>
                    <w:tag w:val="goog_rdk_293"/>
                  </w:sdtPr>
                  <w:sdtContent>
                    <w:del w:author="Mariesa Welcome" w:id="21" w:date="2025-11-24T11:49:10Z"/>
                  </w:sdtContent>
                </w:sdt>
              </w:ins>
              <w:sdt>
                <w:sdtPr>
                  <w:id w:val="-1102772982"/>
                  <w:tag w:val="goog_rdk_294"/>
                </w:sdtPr>
                <w:sdtContent>
                  <w:ins w:author="Mariesa Welcome" w:id="21" w:date="2025-11-24T11:49:10Z">
                    <w:del w:author="Mariesa Welcome" w:id="21" w:date="2025-11-24T11:49:10Z">
                      <w:r w:rsidDel="00000000" w:rsidR="00000000" w:rsidRPr="00000000">
                        <w:rPr>
                          <w:rtl w:val="0"/>
                          <w:rPrChange w:author="Mariesa Welcome" w:id="22" w:date="2025-11-24T11:49:10Z">
                            <w:rPr/>
                          </w:rPrChange>
                        </w:rPr>
                        <w:delText xml:space="preserve">Business Building</w:delText>
                      </w:r>
                    </w:del>
                  </w:ins>
                </w:sdtContent>
              </w:sdt>
              <w:ins w:author="Mariesa Welcome" w:id="21" w:date="2025-11-24T11:49:10Z">
                <w:del w:author="Mariesa Welcome" w:id="21" w:date="2025-11-24T11:49:10Z"/>
              </w:ins>
            </w:sdtContent>
          </w:sdt>
        </w:p>
      </w:sdtContent>
    </w:sdt>
    <w:sdt>
      <w:sdtPr>
        <w:id w:val="-421017549"/>
        <w:tag w:val="goog_rdk_299"/>
      </w:sdtPr>
      <w:sdtContent>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21" w:date="2025-11-24T11:49:10Z"/>
              <w:del w:author="Mariesa Welcome" w:id="21" w:date="2025-11-24T11:49:10Z"/>
            </w:rPr>
          </w:pPr>
          <w:sdt>
            <w:sdtPr>
              <w:id w:val="20647823"/>
              <w:tag w:val="goog_rdk_296"/>
            </w:sdtPr>
            <w:sdtContent>
              <w:ins w:author="Mariesa Welcome" w:id="21" w:date="2025-11-24T11:49:10Z">
                <w:sdt>
                  <w:sdtPr>
                    <w:id w:val="-757401848"/>
                    <w:tag w:val="goog_rdk_297"/>
                  </w:sdtPr>
                  <w:sdtContent>
                    <w:del w:author="Mariesa Welcome" w:id="21" w:date="2025-11-24T11:49:10Z"/>
                  </w:sdtContent>
                </w:sdt>
              </w:ins>
              <w:sdt>
                <w:sdtPr>
                  <w:id w:val="388198389"/>
                  <w:tag w:val="goog_rdk_298"/>
                </w:sdtPr>
                <w:sdtContent>
                  <w:ins w:author="Mariesa Welcome" w:id="21" w:date="2025-11-24T11:49:10Z">
                    <w:del w:author="Mariesa Welcome" w:id="21" w:date="2025-11-24T11:49:10Z">
                      <w:r w:rsidDel="00000000" w:rsidR="00000000" w:rsidRPr="00000000">
                        <w:rPr>
                          <w:rtl w:val="0"/>
                          <w:rPrChange w:author="Mariesa Welcome" w:id="22" w:date="2025-11-24T11:49:10Z">
                            <w:rPr/>
                          </w:rPrChange>
                        </w:rPr>
                        <w:delText xml:space="preserve">Implementation</w:delText>
                      </w:r>
                    </w:del>
                  </w:ins>
                </w:sdtContent>
              </w:sdt>
              <w:ins w:author="Mariesa Welcome" w:id="21" w:date="2025-11-24T11:49:10Z">
                <w:del w:author="Mariesa Welcome" w:id="21" w:date="2025-11-24T11:49:10Z"/>
              </w:ins>
            </w:sdtContent>
          </w:sdt>
        </w:p>
      </w:sdtContent>
    </w:sdt>
    <w:sdt>
      <w:sdtPr>
        <w:id w:val="806771805"/>
        <w:tag w:val="goog_rdk_303"/>
      </w:sdtPr>
      <w:sdtContent>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21" w:date="2025-11-24T11:49:10Z"/>
              <w:del w:author="Mariesa Welcome" w:id="21" w:date="2025-11-24T11:49:10Z"/>
            </w:rPr>
          </w:pPr>
          <w:sdt>
            <w:sdtPr>
              <w:id w:val="-1753357646"/>
              <w:tag w:val="goog_rdk_300"/>
            </w:sdtPr>
            <w:sdtContent>
              <w:ins w:author="Mariesa Welcome" w:id="21" w:date="2025-11-24T11:49:10Z">
                <w:sdt>
                  <w:sdtPr>
                    <w:id w:val="-154780000"/>
                    <w:tag w:val="goog_rdk_301"/>
                  </w:sdtPr>
                  <w:sdtContent>
                    <w:del w:author="Mariesa Welcome" w:id="21" w:date="2025-11-24T11:49:10Z"/>
                  </w:sdtContent>
                </w:sdt>
              </w:ins>
              <w:sdt>
                <w:sdtPr>
                  <w:id w:val="1597919710"/>
                  <w:tag w:val="goog_rdk_302"/>
                </w:sdtPr>
                <w:sdtContent>
                  <w:ins w:author="Mariesa Welcome" w:id="21" w:date="2025-11-24T11:49:10Z">
                    <w:del w:author="Mariesa Welcome" w:id="21" w:date="2025-11-24T11:49:10Z">
                      <w:r w:rsidDel="00000000" w:rsidR="00000000" w:rsidRPr="00000000">
                        <w:rPr>
                          <w:rtl w:val="0"/>
                          <w:rPrChange w:author="Mariesa Welcome" w:id="22" w:date="2025-11-24T11:49:10Z">
                            <w:rPr/>
                          </w:rPrChange>
                        </w:rPr>
                        <w:delText xml:space="preserve">Operations</w:delText>
                      </w:r>
                    </w:del>
                  </w:ins>
                </w:sdtContent>
              </w:sdt>
              <w:ins w:author="Mariesa Welcome" w:id="21" w:date="2025-11-24T11:49:10Z">
                <w:del w:author="Mariesa Welcome" w:id="21" w:date="2025-11-24T11:49:10Z"/>
              </w:ins>
            </w:sdtContent>
          </w:sdt>
        </w:p>
      </w:sdtContent>
    </w:sdt>
    <w:sdt>
      <w:sdtPr>
        <w:id w:val="2045097182"/>
        <w:tag w:val="goog_rdk_307"/>
      </w:sdtPr>
      <w:sdtContent>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21" w:date="2025-11-24T11:49:10Z"/>
              <w:del w:author="Mariesa Welcome" w:id="21" w:date="2025-11-24T11:49:10Z"/>
            </w:rPr>
          </w:pPr>
          <w:sdt>
            <w:sdtPr>
              <w:id w:val="1871288600"/>
              <w:tag w:val="goog_rdk_304"/>
            </w:sdtPr>
            <w:sdtContent>
              <w:ins w:author="Mariesa Welcome" w:id="21" w:date="2025-11-24T11:49:10Z">
                <w:sdt>
                  <w:sdtPr>
                    <w:id w:val="502639853"/>
                    <w:tag w:val="goog_rdk_305"/>
                  </w:sdtPr>
                  <w:sdtContent>
                    <w:del w:author="Mariesa Welcome" w:id="21" w:date="2025-11-24T11:49:10Z"/>
                  </w:sdtContent>
                </w:sdt>
              </w:ins>
              <w:sdt>
                <w:sdtPr>
                  <w:id w:val="-1232721052"/>
                  <w:tag w:val="goog_rdk_306"/>
                </w:sdtPr>
                <w:sdtContent>
                  <w:ins w:author="Mariesa Welcome" w:id="21" w:date="2025-11-24T11:49:10Z">
                    <w:del w:author="Mariesa Welcome" w:id="21" w:date="2025-11-24T11:49:10Z">
                      <w:r w:rsidDel="00000000" w:rsidR="00000000" w:rsidRPr="00000000">
                        <w:rPr>
                          <w:rtl w:val="0"/>
                          <w:rPrChange w:author="Mariesa Welcome" w:id="22" w:date="2025-11-24T11:49:10Z">
                            <w:rPr/>
                          </w:rPrChange>
                        </w:rPr>
                        <w:delText xml:space="preserve">Risk &amp; Resilience</w:delText>
                      </w:r>
                    </w:del>
                  </w:ins>
                </w:sdtContent>
              </w:sdt>
              <w:ins w:author="Mariesa Welcome" w:id="21" w:date="2025-11-24T11:49:10Z">
                <w:del w:author="Mariesa Welcome" w:id="21" w:date="2025-11-24T11:49:10Z"/>
              </w:ins>
            </w:sdtContent>
          </w:sdt>
        </w:p>
      </w:sdtContent>
    </w:sdt>
    <w:sdt>
      <w:sdtPr>
        <w:id w:val="1302077132"/>
        <w:tag w:val="goog_rdk_311"/>
      </w:sdtPr>
      <w:sdtContent>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21" w:date="2025-11-24T11:49:10Z"/>
              <w:del w:author="Mariesa Welcome" w:id="21" w:date="2025-11-24T11:49:10Z"/>
            </w:rPr>
          </w:pPr>
          <w:sdt>
            <w:sdtPr>
              <w:id w:val="-308562866"/>
              <w:tag w:val="goog_rdk_308"/>
            </w:sdtPr>
            <w:sdtContent>
              <w:ins w:author="Mariesa Welcome" w:id="21" w:date="2025-11-24T11:49:10Z">
                <w:sdt>
                  <w:sdtPr>
                    <w:id w:val="1999354715"/>
                    <w:tag w:val="goog_rdk_309"/>
                  </w:sdtPr>
                  <w:sdtContent>
                    <w:del w:author="Mariesa Welcome" w:id="21" w:date="2025-11-24T11:49:10Z"/>
                  </w:sdtContent>
                </w:sdt>
              </w:ins>
              <w:sdt>
                <w:sdtPr>
                  <w:id w:val="-1382974868"/>
                  <w:tag w:val="goog_rdk_310"/>
                </w:sdtPr>
                <w:sdtContent>
                  <w:ins w:author="Mariesa Welcome" w:id="21" w:date="2025-11-24T11:49:10Z">
                    <w:del w:author="Mariesa Welcome" w:id="21" w:date="2025-11-24T11:49:10Z">
                      <w:r w:rsidDel="00000000" w:rsidR="00000000" w:rsidRPr="00000000">
                        <w:rPr>
                          <w:rtl w:val="0"/>
                          <w:rPrChange w:author="Mariesa Welcome" w:id="22" w:date="2025-11-24T11:49:10Z">
                            <w:rPr/>
                          </w:rPrChange>
                        </w:rPr>
                        <w:delText xml:space="preserve">Strategy &amp; Corporate Finance</w:delText>
                      </w:r>
                    </w:del>
                  </w:ins>
                </w:sdtContent>
              </w:sdt>
              <w:ins w:author="Mariesa Welcome" w:id="21" w:date="2025-11-24T11:49:10Z">
                <w:del w:author="Mariesa Welcome" w:id="21" w:date="2025-11-24T11:49:10Z"/>
              </w:ins>
            </w:sdtContent>
          </w:sdt>
        </w:p>
      </w:sdtContent>
    </w:sdt>
    <w:sdt>
      <w:sdtPr>
        <w:id w:val="-583607264"/>
        <w:tag w:val="goog_rdk_315"/>
      </w:sdtPr>
      <w:sdtContent>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21" w:date="2025-11-24T11:49:10Z"/>
              <w:del w:author="Mariesa Welcome" w:id="21" w:date="2025-11-24T11:49:10Z"/>
            </w:rPr>
          </w:pPr>
          <w:sdt>
            <w:sdtPr>
              <w:id w:val="-365963992"/>
              <w:tag w:val="goog_rdk_312"/>
            </w:sdtPr>
            <w:sdtContent>
              <w:ins w:author="Mariesa Welcome" w:id="21" w:date="2025-11-24T11:49:10Z">
                <w:sdt>
                  <w:sdtPr>
                    <w:id w:val="1798731271"/>
                    <w:tag w:val="goog_rdk_313"/>
                  </w:sdtPr>
                  <w:sdtContent>
                    <w:del w:author="Mariesa Welcome" w:id="21" w:date="2025-11-24T11:49:10Z"/>
                  </w:sdtContent>
                </w:sdt>
              </w:ins>
              <w:sdt>
                <w:sdtPr>
                  <w:id w:val="1652875868"/>
                  <w:tag w:val="goog_rdk_314"/>
                </w:sdtPr>
                <w:sdtContent>
                  <w:ins w:author="Mariesa Welcome" w:id="21" w:date="2025-11-24T11:49:10Z">
                    <w:del w:author="Mariesa Welcome" w:id="21" w:date="2025-11-24T11:49:10Z">
                      <w:r w:rsidDel="00000000" w:rsidR="00000000" w:rsidRPr="00000000">
                        <w:rPr>
                          <w:rtl w:val="0"/>
                          <w:rPrChange w:author="Mariesa Welcome" w:id="22" w:date="2025-11-24T11:49:10Z">
                            <w:rPr/>
                          </w:rPrChange>
                        </w:rPr>
                        <w:delText xml:space="preserve">People &amp; Organizational Performance</w:delText>
                      </w:r>
                    </w:del>
                  </w:ins>
                </w:sdtContent>
              </w:sdt>
              <w:ins w:author="Mariesa Welcome" w:id="21" w:date="2025-11-24T11:49:10Z">
                <w:del w:author="Mariesa Welcome" w:id="21" w:date="2025-11-24T11:49:10Z"/>
              </w:ins>
            </w:sdtContent>
          </w:sdt>
        </w:p>
      </w:sdtContent>
    </w:sdt>
    <w:sdt>
      <w:sdtPr>
        <w:id w:val="-10904978"/>
        <w:tag w:val="goog_rdk_319"/>
      </w:sdtPr>
      <w:sdtContent>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21" w:date="2025-11-24T11:49:10Z"/>
              <w:del w:author="Mariesa Welcome" w:id="21" w:date="2025-11-24T11:49:10Z"/>
            </w:rPr>
          </w:pPr>
          <w:sdt>
            <w:sdtPr>
              <w:id w:val="745319409"/>
              <w:tag w:val="goog_rdk_316"/>
            </w:sdtPr>
            <w:sdtContent>
              <w:ins w:author="Mariesa Welcome" w:id="21" w:date="2025-11-24T11:49:10Z">
                <w:sdt>
                  <w:sdtPr>
                    <w:id w:val="1971986172"/>
                    <w:tag w:val="goog_rdk_317"/>
                  </w:sdtPr>
                  <w:sdtContent>
                    <w:del w:author="Mariesa Welcome" w:id="21" w:date="2025-11-24T11:49:10Z"/>
                  </w:sdtContent>
                </w:sdt>
              </w:ins>
              <w:sdt>
                <w:sdtPr>
                  <w:id w:val="-144800766"/>
                  <w:tag w:val="goog_rdk_318"/>
                </w:sdtPr>
                <w:sdtContent>
                  <w:ins w:author="Mariesa Welcome" w:id="21" w:date="2025-11-24T11:49:10Z">
                    <w:del w:author="Mariesa Welcome" w:id="21" w:date="2025-11-24T11:49:10Z">
                      <w:r w:rsidDel="00000000" w:rsidR="00000000" w:rsidRPr="00000000">
                        <w:rPr>
                          <w:rtl w:val="0"/>
                          <w:rPrChange w:author="Mariesa Welcome" w:id="22" w:date="2025-11-24T11:49:10Z">
                            <w:rPr/>
                          </w:rPrChange>
                        </w:rPr>
                        <w:delText xml:space="preserve">Sustainability</w:delText>
                      </w:r>
                    </w:del>
                  </w:ins>
                </w:sdtContent>
              </w:sdt>
              <w:ins w:author="Mariesa Welcome" w:id="21" w:date="2025-11-24T11:49:10Z">
                <w:del w:author="Mariesa Welcome" w:id="21" w:date="2025-11-24T11:49:10Z"/>
              </w:ins>
            </w:sdtContent>
          </w:sdt>
        </w:p>
      </w:sdtContent>
    </w:sdt>
    <w:sdt>
      <w:sdtPr>
        <w:id w:val="-122271940"/>
        <w:tag w:val="goog_rdk_323"/>
      </w:sdtPr>
      <w:sdtContent>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21" w:date="2025-11-24T11:49:10Z"/>
              <w:del w:author="Mariesa Welcome" w:id="21" w:date="2025-11-24T11:49:10Z"/>
            </w:rPr>
          </w:pPr>
          <w:sdt>
            <w:sdtPr>
              <w:id w:val="-1097735217"/>
              <w:tag w:val="goog_rdk_320"/>
            </w:sdtPr>
            <w:sdtContent>
              <w:ins w:author="Mariesa Welcome" w:id="21" w:date="2025-11-24T11:49:10Z">
                <w:sdt>
                  <w:sdtPr>
                    <w:id w:val="-1997266527"/>
                    <w:tag w:val="goog_rdk_321"/>
                  </w:sdtPr>
                  <w:sdtContent>
                    <w:del w:author="Mariesa Welcome" w:id="21" w:date="2025-11-24T11:49:10Z"/>
                  </w:sdtContent>
                </w:sdt>
              </w:ins>
              <w:sdt>
                <w:sdtPr>
                  <w:id w:val="1232179781"/>
                  <w:tag w:val="goog_rdk_322"/>
                </w:sdtPr>
                <w:sdtContent>
                  <w:ins w:author="Mariesa Welcome" w:id="21" w:date="2025-11-24T11:49:10Z">
                    <w:del w:author="Mariesa Welcome" w:id="21" w:date="2025-11-24T11:49:10Z">
                      <w:r w:rsidDel="00000000" w:rsidR="00000000" w:rsidRPr="00000000">
                        <w:rPr>
                          <w:rtl w:val="0"/>
                          <w:rPrChange w:author="Mariesa Welcome" w:id="22" w:date="2025-11-24T11:49:10Z">
                            <w:rPr/>
                          </w:rPrChange>
                        </w:rPr>
                        <w:delText xml:space="preserve">Technology</w:delText>
                      </w:r>
                    </w:del>
                  </w:ins>
                </w:sdtContent>
              </w:sdt>
              <w:ins w:author="Mariesa Welcome" w:id="21" w:date="2025-11-24T11:49:10Z">
                <w:del w:author="Mariesa Welcome" w:id="21" w:date="2025-11-24T11:49:10Z"/>
              </w:ins>
            </w:sdtContent>
          </w:sdt>
        </w:p>
      </w:sdtContent>
    </w:sdt>
    <w:sdt>
      <w:sdtPr>
        <w:id w:val="550643883"/>
        <w:tag w:val="goog_rdk_327"/>
      </w:sdtPr>
      <w:sdtContent>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ns w:author="Mariesa Welcome" w:id="21" w:date="2025-11-24T11:49:10Z"/>
              <w:del w:author="Mariesa Welcome" w:id="21" w:date="2025-11-24T11:49:10Z"/>
            </w:rPr>
          </w:pPr>
          <w:sdt>
            <w:sdtPr>
              <w:id w:val="340365026"/>
              <w:tag w:val="goog_rdk_324"/>
            </w:sdtPr>
            <w:sdtContent>
              <w:ins w:author="Mariesa Welcome" w:id="21" w:date="2025-11-24T11:49:10Z">
                <w:sdt>
                  <w:sdtPr>
                    <w:id w:val="97110239"/>
                    <w:tag w:val="goog_rdk_325"/>
                  </w:sdtPr>
                  <w:sdtContent>
                    <w:del w:author="Mariesa Welcome" w:id="21" w:date="2025-11-24T11:49:10Z"/>
                  </w:sdtContent>
                </w:sdt>
              </w:ins>
              <w:sdt>
                <w:sdtPr>
                  <w:id w:val="-2112787256"/>
                  <w:tag w:val="goog_rdk_326"/>
                </w:sdtPr>
                <w:sdtContent>
                  <w:ins w:author="Mariesa Welcome" w:id="21" w:date="2025-11-24T11:49:10Z">
                    <w:del w:author="Mariesa Welcome" w:id="21" w:date="2025-11-24T11:49:10Z">
                      <w:r w:rsidDel="00000000" w:rsidR="00000000" w:rsidRPr="00000000">
                        <w:rPr>
                          <w:rtl w:val="0"/>
                          <w:rPrChange w:author="Mariesa Welcome" w:id="22" w:date="2025-11-24T11:49:10Z">
                            <w:rPr/>
                          </w:rPrChange>
                        </w:rPr>
                        <w:delText xml:space="preserve">Transformation</w:delText>
                      </w:r>
                    </w:del>
                  </w:ins>
                </w:sdtContent>
              </w:sdt>
              <w:ins w:author="Mariesa Welcome" w:id="21" w:date="2025-11-24T11:49:10Z">
                <w:del w:author="Mariesa Welcome" w:id="21" w:date="2025-11-24T11:49:10Z"/>
              </w:ins>
            </w:sdtContent>
          </w:sdt>
        </w:p>
      </w:sdtContent>
    </w:sdt>
    <w:sdt>
      <w:sdtPr>
        <w:id w:val="-420733594"/>
        <w:tag w:val="goog_rdk_331"/>
      </w:sdtPr>
      <w:sdtContent>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del w:author="Mariesa Welcome" w:id="21" w:date="2025-11-24T11:49:10Z"/>
            </w:rPr>
          </w:pPr>
          <w:sdt>
            <w:sdtPr>
              <w:id w:val="-1319478594"/>
              <w:tag w:val="goog_rdk_329"/>
            </w:sdtPr>
            <w:sdtContent>
              <w:del w:author="Mariesa Welcome" w:id="21" w:date="2025-11-24T11:49:10Z"/>
              <w:sdt>
                <w:sdtPr>
                  <w:id w:val="-1509305643"/>
                  <w:tag w:val="goog_rdk_330"/>
                </w:sdtPr>
                <w:sdtContent>
                  <w:del w:author="Mariesa Welcome" w:id="21" w:date="2025-11-24T11:49:10Z">
                    <w:r w:rsidDel="00000000" w:rsidR="00000000" w:rsidRPr="00000000">
                      <w:rPr>
                        <w:rtl w:val="0"/>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Wealth Management </w:delText>
                    </w:r>
                  </w:del>
                </w:sdtContent>
              </w:sdt>
              <w:del w:author="Mariesa Welcome" w:id="21" w:date="2025-11-24T11:49:10Z"/>
            </w:sdtContent>
          </w:sdt>
        </w:p>
      </w:sdtContent>
    </w:sdt>
    <w:sdt>
      <w:sdtPr>
        <w:id w:val="-120851793"/>
        <w:tag w:val="goog_rdk_334"/>
      </w:sdtPr>
      <w:sdtContent>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del w:author="Mariesa Welcome" w:id="21" w:date="2025-11-24T11:49:10Z"/>
            </w:rPr>
          </w:pPr>
          <w:sdt>
            <w:sdtPr>
              <w:id w:val="-1430689724"/>
              <w:tag w:val="goog_rdk_332"/>
            </w:sdtPr>
            <w:sdtContent>
              <w:del w:author="Mariesa Welcome" w:id="21" w:date="2025-11-24T11:49:10Z"/>
              <w:sdt>
                <w:sdtPr>
                  <w:id w:val="2002411050"/>
                  <w:tag w:val="goog_rdk_333"/>
                </w:sdtPr>
                <w:sdtContent>
                  <w:del w:author="Mariesa Welcome" w:id="21" w:date="2025-11-24T11:49:10Z">
                    <w:r w:rsidDel="00000000" w:rsidR="00000000" w:rsidRPr="00000000">
                      <w:rPr>
                        <w:rtl w:val="0"/>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Logistic Procurement </w:delText>
                    </w:r>
                  </w:del>
                </w:sdtContent>
              </w:sdt>
              <w:del w:author="Mariesa Welcome" w:id="21" w:date="2025-11-24T11:49:10Z"/>
            </w:sdtContent>
          </w:sdt>
        </w:p>
      </w:sdtContent>
    </w:sdt>
    <w:sdt>
      <w:sdtPr>
        <w:id w:val="-639536416"/>
        <w:tag w:val="goog_rdk_338"/>
      </w:sdtPr>
      <w:sdtContent>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Change w:author="Mariesa Welcome" w:id="22" w:date="2025-11-24T11:49:10Z">
                <w:rPr/>
              </w:rPrChange>
            </w:rPr>
            <w:pPrChange w:author="Mariesa Welcome" w:id="0" w:date="2025-11-24T11:49:10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pPr>
            </w:pPrChange>
          </w:pPr>
          <w:sdt>
            <w:sdtPr>
              <w:id w:val="286521779"/>
              <w:tag w:val="goog_rdk_335"/>
            </w:sdtPr>
            <w:sdtContent>
              <w:del w:author="Mariesa Welcome" w:id="21" w:date="2025-11-24T11:49:10Z"/>
              <w:sdt>
                <w:sdtPr>
                  <w:id w:val="1587949704"/>
                  <w:tag w:val="goog_rdk_336"/>
                </w:sdtPr>
                <w:sdtContent>
                  <w:del w:author="Mariesa Welcome" w:id="21" w:date="2025-11-24T11:49:10Z">
                    <w:r w:rsidDel="00000000" w:rsidR="00000000" w:rsidRPr="00000000">
                      <w:rPr>
                        <w:rtl w:val="0"/>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Security/ Risk management </w:delText>
                    </w:r>
                  </w:del>
                </w:sdtContent>
              </w:sdt>
              <w:del w:author="Mariesa Welcome" w:id="21" w:date="2025-11-24T11:49:10Z"/>
            </w:sdtContent>
          </w:sdt>
          <w:sdt>
            <w:sdtPr>
              <w:id w:val="153779652"/>
              <w:tag w:val="goog_rdk_337"/>
            </w:sdtPr>
            <w:sdtContent>
              <w:r w:rsidDel="00000000" w:rsidR="00000000" w:rsidRPr="00000000">
                <w:rPr>
                  <w:rtl w:val="0"/>
                </w:rPr>
              </w:r>
            </w:sdtContent>
          </w:sdt>
        </w:p>
      </w:sdtContent>
    </w:sdt>
    <w:sdt>
      <w:sdtPr>
        <w:id w:val="390537447"/>
        <w:tag w:val="goog_rdk_342"/>
      </w:sdtPr>
      <w:sdtContent>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ins w:author="Mariesa Welcome" w:id="23" w:date="2025-11-24T11:50:48Z"/>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pPr>
          <w:sdt>
            <w:sdtPr>
              <w:id w:val="-378640536"/>
              <w:tag w:val="goog_rdk_340"/>
            </w:sdtPr>
            <w:sdtContent>
              <w:ins w:author="Mariesa Welcome" w:id="23" w:date="2025-11-24T11:50:48Z"/>
              <w:sdt>
                <w:sdtPr>
                  <w:id w:val="-1488244861"/>
                  <w:tag w:val="goog_rdk_341"/>
                </w:sdtPr>
                <w:sdtContent>
                  <w:ins w:author="Mariesa Welcome" w:id="23" w:date="2025-11-24T11:50:48Z">
                    <w:r w:rsidDel="00000000" w:rsidR="00000000" w:rsidRPr="00000000">
                      <w:rPr>
                        <w:rtl w:val="0"/>
                      </w:rPr>
                    </w:r>
                  </w:ins>
                </w:sdtContent>
              </w:sdt>
              <w:ins w:author="Mariesa Welcome" w:id="23" w:date="2025-11-24T11:50:48Z"/>
            </w:sdtContent>
          </w:sdt>
        </w:p>
      </w:sdtContent>
    </w:sdt>
    <w:sdt>
      <w:sdtPr>
        <w:id w:val="1221487855"/>
        <w:tag w:val="goog_rdk_345"/>
      </w:sdtPr>
      <w:sdtContent>
        <w:p w:rsidR="00000000" w:rsidDel="00000000" w:rsidP="00000000" w:rsidRDefault="00000000" w:rsidRPr="00000000" w14:paraId="00000067">
          <w:pPr>
            <w:pStyle w:val="Heading1"/>
            <w:rPr>
              <w:ins w:author="Mariesa Welcome" w:id="23" w:date="2025-11-24T11:50:48Z"/>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pPr>
          <w:sdt>
            <w:sdtPr>
              <w:id w:val="-312568372"/>
              <w:tag w:val="goog_rdk_343"/>
            </w:sdtPr>
            <w:sdtContent>
              <w:ins w:author="Mariesa Welcome" w:id="23" w:date="2025-11-24T11:50:48Z"/>
              <w:sdt>
                <w:sdtPr>
                  <w:id w:val="-835742648"/>
                  <w:tag w:val="goog_rdk_344"/>
                </w:sdtPr>
                <w:sdtContent>
                  <w:ins w:author="Mariesa Welcome" w:id="23" w:date="2025-11-24T11:50:48Z">
                    <w:r w:rsidDel="00000000" w:rsidR="00000000" w:rsidRPr="00000000">
                      <w:rPr>
                        <w:rtl w:val="0"/>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t xml:space="preserve">Global Presence</w:t>
                    </w:r>
                  </w:ins>
                </w:sdtContent>
              </w:sdt>
              <w:ins w:author="Mariesa Welcome" w:id="23" w:date="2025-11-24T11:50:48Z">
                <w:bookmarkStart w:colFirst="0" w:colLast="0" w:name="_heading=h.b61wwgciyy4a" w:id="3"/>
                <w:bookmarkEnd w:id="3"/>
              </w:ins>
            </w:sdtContent>
          </w:sdt>
        </w:p>
      </w:sdtContent>
    </w:sdt>
    <w:sdt>
      <w:sdtPr>
        <w:id w:val="845414688"/>
        <w:tag w:val="goog_rdk_348"/>
      </w:sdtPr>
      <w:sdtContent>
        <w:p w:rsidR="00000000" w:rsidDel="00000000" w:rsidP="00000000" w:rsidRDefault="00000000" w:rsidRPr="00000000" w14:paraId="00000068">
          <w:pPr>
            <w:spacing w:after="240" w:before="240" w:lineRule="auto"/>
            <w:rPr>
              <w:ins w:author="Mariesa Welcome" w:id="23" w:date="2025-11-24T11:50:48Z"/>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pPr>
          <w:sdt>
            <w:sdtPr>
              <w:id w:val="-1201193057"/>
              <w:tag w:val="goog_rdk_346"/>
            </w:sdtPr>
            <w:sdtContent>
              <w:ins w:author="Mariesa Welcome" w:id="23" w:date="2025-11-24T11:50:48Z"/>
              <w:sdt>
                <w:sdtPr>
                  <w:id w:val="-1658276518"/>
                  <w:tag w:val="goog_rdk_347"/>
                </w:sdtPr>
                <w:sdtContent>
                  <w:ins w:author="Mariesa Welcome" w:id="23" w:date="2025-11-24T11:50:48Z">
                    <w:r w:rsidDel="00000000" w:rsidR="00000000" w:rsidRPr="00000000">
                      <w:rPr>
                        <w:rtl w:val="0"/>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t xml:space="preserve">Coastline Citadel Group operates across strategically selected regions that reflect our commitment to global reach, cultural fluency, and market intelligence. Our footprint spans Africa, South America, North America, and the Caribbean, enabling us to serve clients in both emerging and established markets with equal depth and precision. This multinational presence strengthens our ability to understand regional dynamics, anticipate local challenges, and deliver solutions that are both globally informed and locally grounded.</w:t>
                    </w:r>
                  </w:ins>
                </w:sdtContent>
              </w:sdt>
              <w:ins w:author="Mariesa Welcome" w:id="23" w:date="2025-11-24T11:50:48Z"/>
            </w:sdtContent>
          </w:sdt>
        </w:p>
      </w:sdtContent>
    </w:sdt>
    <w:sdt>
      <w:sdtPr>
        <w:id w:val="420631988"/>
        <w:tag w:val="goog_rdk_351"/>
      </w:sdtPr>
      <w:sdtContent>
        <w:p w:rsidR="00000000" w:rsidDel="00000000" w:rsidP="00000000" w:rsidRDefault="00000000" w:rsidRPr="00000000" w14:paraId="00000069">
          <w:pPr>
            <w:spacing w:after="240" w:before="240" w:lineRule="auto"/>
            <w:rPr>
              <w:ins w:author="Mariesa Welcome" w:id="23" w:date="2025-11-24T11:50:48Z"/>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pPr>
          <w:sdt>
            <w:sdtPr>
              <w:id w:val="-1619075154"/>
              <w:tag w:val="goog_rdk_349"/>
            </w:sdtPr>
            <w:sdtContent>
              <w:ins w:author="Mariesa Welcome" w:id="23" w:date="2025-11-24T11:50:48Z"/>
              <w:sdt>
                <w:sdtPr>
                  <w:id w:val="-1775685534"/>
                  <w:tag w:val="goog_rdk_350"/>
                </w:sdtPr>
                <w:sdtContent>
                  <w:ins w:author="Mariesa Welcome" w:id="23" w:date="2025-11-24T11:50:48Z">
                    <w:r w:rsidDel="00000000" w:rsidR="00000000" w:rsidRPr="00000000">
                      <w:rPr>
                        <w:rtl w:val="0"/>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t xml:space="preserve">In Africa, we maintain a strong presence in Ghana, Nigeria, and Ivory Coast, where we support organizations navigating rapid economic expansion, technological adoption, and evolving regulatory landscapes. In South America, our roots in Guyana anchor our work in a country experiencing unprecedented transformation and growth. Across North America in New York, Texas, and Georgia, we advise clients operating at the intersection of innovation, capital, and large-scale enterprise. Our reach throughout the Caribbean, including St. Maarten, Barbados, Anguilla, and Trinidad, positions us to assist governments and private sector leaders in advancing sustainable development, diversified growth, and modernization efforts.</w:t>
                    </w:r>
                  </w:ins>
                </w:sdtContent>
              </w:sdt>
              <w:ins w:author="Mariesa Welcome" w:id="23" w:date="2025-11-24T11:50:48Z"/>
            </w:sdtContent>
          </w:sdt>
        </w:p>
      </w:sdtContent>
    </w:sdt>
    <w:sdt>
      <w:sdtPr>
        <w:id w:val="-933458049"/>
        <w:tag w:val="goog_rdk_354"/>
      </w:sdtPr>
      <w:sdtContent>
        <w:p w:rsidR="00000000" w:rsidDel="00000000" w:rsidP="00000000" w:rsidRDefault="00000000" w:rsidRPr="00000000" w14:paraId="0000006A">
          <w:pPr>
            <w:spacing w:after="240" w:before="240" w:lineRule="auto"/>
            <w:rPr>
              <w:ins w:author="Mariesa Welcome" w:id="23" w:date="2025-11-24T11:50:48Z"/>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pPr>
          <w:sdt>
            <w:sdtPr>
              <w:id w:val="72057029"/>
              <w:tag w:val="goog_rdk_352"/>
            </w:sdtPr>
            <w:sdtContent>
              <w:ins w:author="Mariesa Welcome" w:id="23" w:date="2025-11-24T11:50:48Z"/>
              <w:sdt>
                <w:sdtPr>
                  <w:id w:val="-1068907265"/>
                  <w:tag w:val="goog_rdk_353"/>
                </w:sdtPr>
                <w:sdtContent>
                  <w:ins w:author="Mariesa Welcome" w:id="23" w:date="2025-11-24T11:50:48Z">
                    <w:r w:rsidDel="00000000" w:rsidR="00000000" w:rsidRPr="00000000">
                      <w:rPr>
                        <w:rtl w:val="0"/>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t xml:space="preserve">This broad geographic distribution allows Coastline Citadel Group to blend global insight with regional expertise. Our consultants bring deep cultural awareness, firsthand market understanding, and a strong network of local relationships to every engagement. This ensures that our strategies are not only analytically rigorous but also culturally aligned, operationally feasible, and optimized for the unique realities of each region.</w:t>
                    </w:r>
                  </w:ins>
                </w:sdtContent>
              </w:sdt>
              <w:ins w:author="Mariesa Welcome" w:id="23" w:date="2025-11-24T11:50:48Z"/>
            </w:sdtContent>
          </w:sdt>
        </w:p>
      </w:sdtContent>
    </w:sdt>
    <w:sdt>
      <w:sdtPr>
        <w:id w:val="-1681562271"/>
        <w:tag w:val="goog_rdk_357"/>
      </w:sdtPr>
      <w:sdtContent>
        <w:p w:rsidR="00000000" w:rsidDel="00000000" w:rsidP="00000000" w:rsidRDefault="00000000" w:rsidRPr="00000000" w14:paraId="0000006B">
          <w:pPr>
            <w:spacing w:after="240" w:before="240" w:lineRule="auto"/>
            <w:rPr>
              <w:ins w:author="Mariesa Welcome" w:id="23" w:date="2025-11-24T11:50:48Z"/>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pPr>
          <w:sdt>
            <w:sdtPr>
              <w:id w:val="-264837104"/>
              <w:tag w:val="goog_rdk_355"/>
            </w:sdtPr>
            <w:sdtContent>
              <w:ins w:author="Mariesa Welcome" w:id="23" w:date="2025-11-24T11:50:48Z"/>
              <w:sdt>
                <w:sdtPr>
                  <w:id w:val="1017310927"/>
                  <w:tag w:val="goog_rdk_356"/>
                </w:sdtPr>
                <w:sdtContent>
                  <w:ins w:author="Mariesa Welcome" w:id="23" w:date="2025-11-24T11:50:48Z">
                    <w:r w:rsidDel="00000000" w:rsidR="00000000" w:rsidRPr="00000000">
                      <w:rPr>
                        <w:rtl w:val="0"/>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t xml:space="preserve">By operating across these diverse markets, Coastline Citadel Group remains at the forefront of global trends and economic shifts. We leverage this perspective to guide our clients through complex challenges, emerging opportunities, and transformative ambitions. Our global presence is not merely a footprint; it is a strategic advantage that enhances the quality, relevance, and impact of every solution we deliver.</w:t>
                    </w:r>
                  </w:ins>
                </w:sdtContent>
              </w:sdt>
              <w:ins w:author="Mariesa Welcome" w:id="23" w:date="2025-11-24T11:50:48Z"/>
            </w:sdtContent>
          </w:sdt>
        </w:p>
      </w:sdtContent>
    </w:sdt>
    <w:sdt>
      <w:sdtPr>
        <w:id w:val="127800564"/>
        <w:tag w:val="goog_rdk_360"/>
      </w:sdtPr>
      <w:sdtContent>
        <w:p w:rsidR="00000000" w:rsidDel="00000000" w:rsidP="00000000" w:rsidRDefault="00000000" w:rsidRPr="00000000" w14:paraId="0000006C">
          <w:pPr>
            <w:rPr>
              <w:ins w:author="Mariesa Welcome" w:id="23" w:date="2025-11-24T11:50:48Z"/>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pPr>
          <w:sdt>
            <w:sdtPr>
              <w:id w:val="-240170259"/>
              <w:tag w:val="goog_rdk_358"/>
            </w:sdtPr>
            <w:sdtContent>
              <w:ins w:author="Mariesa Welcome" w:id="23" w:date="2025-11-24T11:50:48Z"/>
              <w:sdt>
                <w:sdtPr>
                  <w:id w:val="-1123183322"/>
                  <w:tag w:val="goog_rdk_359"/>
                </w:sdtPr>
                <w:sdtContent>
                  <w:ins w:author="Mariesa Welcome" w:id="23" w:date="2025-11-24T11:50:48Z">
                    <w:r w:rsidDel="00000000" w:rsidR="00000000" w:rsidRPr="00000000">
                      <w:rPr>
                        <w:rtl w:val="0"/>
                      </w:rPr>
                    </w:r>
                  </w:ins>
                </w:sdtContent>
              </w:sdt>
              <w:ins w:author="Mariesa Welcome" w:id="23" w:date="2025-11-24T11:50:48Z"/>
            </w:sdtContent>
          </w:sdt>
        </w:p>
      </w:sdtContent>
    </w:sdt>
    <w:sdt>
      <w:sdtPr>
        <w:id w:val="-1121823884"/>
        <w:tag w:val="goog_rdk_365"/>
      </w:sdtPr>
      <w:sdtContent>
        <w:p w:rsidR="00000000" w:rsidDel="00000000" w:rsidP="00000000" w:rsidRDefault="00000000" w:rsidRPr="00000000" w14:paraId="0000006D">
          <w:pPr>
            <w:pStyle w:val="Heading1"/>
            <w:rPr>
              <w:rPrChange w:author="Mariesa Welcome" w:id="24" w:date="2025-11-24T11:50:48Z">
                <w:rPr>
                  <w:rFonts w:ascii="Aptos" w:cs="Aptos" w:eastAsia="Aptos" w:hAnsi="Aptos"/>
                  <w:b w:val="0"/>
                  <w:bCs w:val="0"/>
                  <w:i w:val="0"/>
                  <w:iCs w:val="0"/>
                  <w:smallCaps w:val="0"/>
                  <w:strike w:val="0"/>
                  <w:color w:val="000000"/>
                  <w:sz w:val="24"/>
                  <w:szCs w:val="24"/>
                  <w:u w:val="none"/>
                  <w:shd w:fill="auto" w:val="clear"/>
                  <w:vertAlign w:val="baseline"/>
                </w:rPr>
              </w:rPrChange>
            </w:rPr>
            <w:pPrChange w:author="Mariesa Welcome" w:id="0" w:date="2025-11-24T11:50:48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pPr>
            </w:pPrChange>
          </w:pPr>
          <w:sdt>
            <w:sdtPr>
              <w:id w:val="-23684987"/>
              <w:tag w:val="goog_rdk_361"/>
            </w:sdtPr>
            <w:sdtContent>
              <w:ins w:author="Mariesa Welcome" w:id="23" w:date="2025-11-24T11:50:48Z"/>
              <w:sdt>
                <w:sdtPr>
                  <w:id w:val="-325270368"/>
                  <w:tag w:val="goog_rdk_362"/>
                </w:sdtPr>
                <w:sdtContent>
                  <w:ins w:author="Mariesa Welcome" w:id="23" w:date="2025-11-24T11:50:48Z">
                    <w:r w:rsidDel="00000000" w:rsidR="00000000" w:rsidRPr="00000000">
                      <w:rPr>
                        <w:rtl w:val="0"/>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t xml:space="preserve">News</w:t>
                    </w:r>
                  </w:ins>
                </w:sdtContent>
              </w:sdt>
              <w:ins w:author="Mariesa Welcome" w:id="23" w:date="2025-11-24T11:50:48Z">
                <w:sdt>
                  <w:sdtPr>
                    <w:id w:val="-1608764456"/>
                    <w:tag w:val="goog_rdk_363"/>
                  </w:sdtPr>
                  <w:sdtContent>
                    <w:r w:rsidDel="00000000" w:rsidR="00000000" w:rsidRPr="00000000">
                      <w:rPr>
                        <w:rtl w:val="0"/>
                        <w:rPrChange w:author="Mariesa Welcome" w:id="22" w:date="2025-11-24T11:49:10Z">
                          <w:rPr>
                            <w:rFonts w:ascii="Aptos" w:cs="Aptos" w:eastAsia="Aptos" w:hAnsi="Aptos"/>
                            <w:b w:val="0"/>
                            <w:bCs w:val="0"/>
                            <w:i w:val="0"/>
                            <w:iCs w:val="0"/>
                            <w:smallCaps w:val="0"/>
                            <w:strike w:val="0"/>
                            <w:color w:val="000000"/>
                            <w:sz w:val="24"/>
                            <w:szCs w:val="24"/>
                            <w:u w:val="none"/>
                            <w:shd w:fill="auto" w:val="clear"/>
                            <w:vertAlign w:val="baseline"/>
                          </w:rPr>
                        </w:rPrChange>
                      </w:rPr>
                      <w:t xml:space="preserve"> </w:t>
                    </w:r>
                  </w:sdtContent>
                </w:sdt>
              </w:ins>
            </w:sdtContent>
          </w:sdt>
          <w:sdt>
            <w:sdtPr>
              <w:id w:val="-1676712528"/>
              <w:tag w:val="goog_rdk_364"/>
            </w:sdtPr>
            <w:sdtContent>
              <w:r w:rsidDel="00000000" w:rsidR="00000000" w:rsidRPr="00000000">
                <w:rPr>
                  <w:rtl w:val="0"/>
                </w:rPr>
              </w:r>
            </w:sdtContent>
          </w:sdt>
        </w:p>
      </w:sdtContent>
    </w:sdt>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FAQ</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Careers: (How to apply and Job postings)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spacing w:after="0" w:line="240" w:lineRule="auto"/>
        <w:rPr>
          <w:rFonts w:ascii=".AppleSystemUIFont" w:cs=".AppleSystemUIFont" w:eastAsia=".AppleSystemUIFont" w:hAnsi=".AppleSystemUIFont"/>
          <w:color w:val="1b1c1d"/>
          <w:sz w:val="23"/>
          <w:szCs w:val="23"/>
        </w:rPr>
      </w:pPr>
      <w:r w:rsidDel="00000000" w:rsidR="00000000" w:rsidRPr="00000000">
        <w:rPr>
          <w:rFonts w:ascii=".SFUI-Regular" w:cs=".SFUI-Regular" w:eastAsia=".SFUI-Regular" w:hAnsi=".SFUI-Regular"/>
          <w:color w:val="1b1c1d"/>
          <w:sz w:val="23"/>
          <w:szCs w:val="23"/>
          <w:rtl w:val="0"/>
        </w:rPr>
        <w:t xml:space="preserve">We are committed to cultivating an environment that sparks daily inspiration and fuels strategic collaboration. Our high-performing teams leverage diverse expertise and unique skills to consistently deliver exceptional value to our clients. Join a growing, innovation-driven firm where your individual contributions are amplified by a culture that values teamwork, critical thinking, and professional development. Above all, we are actively building a place of </w:t>
      </w:r>
      <w:r w:rsidDel="00000000" w:rsidR="00000000" w:rsidRPr="00000000">
        <w:rPr>
          <w:rFonts w:ascii=".SFUI-Semibold" w:cs=".SFUI-Semibold" w:eastAsia=".SFUI-Semibold" w:hAnsi=".SFUI-Semibold"/>
          <w:b w:val="1"/>
          <w:bCs w:val="1"/>
          <w:color w:val="1b1c1d"/>
          <w:sz w:val="23"/>
          <w:szCs w:val="23"/>
          <w:rtl w:val="0"/>
        </w:rPr>
        <w:t xml:space="preserve">profound inclusion and belonging</w:t>
      </w:r>
      <w:r w:rsidDel="00000000" w:rsidR="00000000" w:rsidRPr="00000000">
        <w:rPr>
          <w:rFonts w:ascii=".SFUI-Regular" w:cs=".SFUI-Regular" w:eastAsia=".SFUI-Regular" w:hAnsi=".SFUI-Regular"/>
          <w:color w:val="1b1c1d"/>
          <w:sz w:val="23"/>
          <w:szCs w:val="23"/>
          <w:rtl w:val="0"/>
        </w:rPr>
        <w:t xml:space="preserve">, ensuring every voice is integral to our success.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Professional Careers (link under)</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Students and Graduate (link under)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Contact US (Admin Email and business phone number)</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FUI-Regular" w:cs=".SFUI-Regular" w:eastAsia=".SFUI-Regular" w:hAnsi=".SFUI-Regular"/>
          <w:b w:val="0"/>
          <w:bCs w:val="0"/>
          <w:i w:val="0"/>
          <w:iCs w:val="0"/>
          <w:smallCaps w:val="0"/>
          <w:strike w:val="0"/>
          <w:color w:val="1b1c1d"/>
          <w:sz w:val="23"/>
          <w:szCs w:val="23"/>
          <w:u w:val="none"/>
          <w:shd w:fill="auto" w:val="clear"/>
          <w:vertAlign w:val="baseline"/>
        </w:rPr>
      </w:pPr>
      <w:r w:rsidDel="00000000" w:rsidR="00000000" w:rsidRPr="00000000">
        <w:rPr>
          <w:rFonts w:ascii=".SFUI-Regular" w:cs=".SFUI-Regular" w:eastAsia=".SFUI-Regular" w:hAnsi=".SFUI-Regular"/>
          <w:b w:val="0"/>
          <w:bCs w:val="0"/>
          <w:i w:val="0"/>
          <w:iCs w:val="0"/>
          <w:smallCaps w:val="0"/>
          <w:strike w:val="0"/>
          <w:color w:val="1b1c1d"/>
          <w:sz w:val="23"/>
          <w:szCs w:val="23"/>
          <w:u w:val="none"/>
          <w:shd w:fill="auto" w:val="clear"/>
          <w:vertAlign w:val="baseline"/>
          <w:rtl w:val="0"/>
        </w:rPr>
        <w:t xml:space="preserve">Create email (</w:t>
      </w:r>
      <w:hyperlink r:id="rId9">
        <w:r w:rsidDel="00000000" w:rsidR="00000000" w:rsidRPr="00000000">
          <w:rPr>
            <w:rFonts w:ascii=".SFUI-Regular" w:cs=".SFUI-Regular" w:eastAsia=".SFUI-Regular" w:hAnsi=".SFUI-Regular"/>
            <w:b w:val="0"/>
            <w:bCs w:val="0"/>
            <w:i w:val="0"/>
            <w:iCs w:val="0"/>
            <w:smallCaps w:val="0"/>
            <w:strike w:val="0"/>
            <w:color w:val="1b1c1d"/>
            <w:sz w:val="23"/>
            <w:szCs w:val="23"/>
            <w:u w:val="none"/>
            <w:shd w:fill="auto" w:val="clear"/>
            <w:vertAlign w:val="baseline"/>
            <w:rtl w:val="0"/>
          </w:rPr>
          <w:t xml:space="preserve">Info@ccitadelgroup.com</w:t>
        </w:r>
      </w:hyperlink>
      <w:r w:rsidDel="00000000" w:rsidR="00000000" w:rsidRPr="00000000">
        <w:rPr>
          <w:rFonts w:ascii=".SFUI-Regular" w:cs=".SFUI-Regular" w:eastAsia=".SFUI-Regular" w:hAnsi=".SFUI-Regular"/>
          <w:b w:val="0"/>
          <w:bCs w:val="0"/>
          <w:i w:val="0"/>
          <w:iCs w:val="0"/>
          <w:smallCaps w:val="0"/>
          <w:strike w:val="0"/>
          <w:color w:val="1b1c1d"/>
          <w:sz w:val="23"/>
          <w:szCs w:val="23"/>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FUI-Regular" w:cs=".SFUI-Regular" w:eastAsia=".SFUI-Regular" w:hAnsi=".SFUI-Regular"/>
          <w:b w:val="0"/>
          <w:bCs w:val="0"/>
          <w:i w:val="0"/>
          <w:iCs w:val="0"/>
          <w:smallCaps w:val="0"/>
          <w:strike w:val="0"/>
          <w:color w:val="1b1c1d"/>
          <w:sz w:val="23"/>
          <w:szCs w:val="23"/>
          <w:u w:val="none"/>
          <w:shd w:fill="auto" w:val="clear"/>
          <w:vertAlign w:val="baseline"/>
        </w:rPr>
      </w:pPr>
      <w:r w:rsidDel="00000000" w:rsidR="00000000" w:rsidRPr="00000000">
        <w:rPr>
          <w:rFonts w:ascii=".SFUI-Regular" w:cs=".SFUI-Regular" w:eastAsia=".SFUI-Regular" w:hAnsi=".SFUI-Regular"/>
          <w:b w:val="0"/>
          <w:bCs w:val="0"/>
          <w:i w:val="0"/>
          <w:iCs w:val="0"/>
          <w:smallCaps w:val="0"/>
          <w:strike w:val="0"/>
          <w:color w:val="1b1c1d"/>
          <w:sz w:val="23"/>
          <w:szCs w:val="23"/>
          <w:u w:val="none"/>
          <w:shd w:fill="auto" w:val="clear"/>
          <w:vertAlign w:val="baseline"/>
          <w:rtl w:val="0"/>
        </w:rPr>
        <w:t xml:space="preserve">Create Business line (800-number)</w:t>
      </w:r>
    </w:p>
    <w:p w:rsidR="00000000" w:rsidDel="00000000" w:rsidP="00000000" w:rsidRDefault="00000000" w:rsidRPr="00000000" w14:paraId="0000007B">
      <w:pPr>
        <w:spacing w:after="0" w:line="240" w:lineRule="auto"/>
        <w:rPr>
          <w:rFonts w:ascii=".SFUI-Regular" w:cs=".SFUI-Regular" w:eastAsia=".SFUI-Regular" w:hAnsi=".SFUI-Regular"/>
          <w:color w:val="1b1c1d"/>
          <w:sz w:val="23"/>
          <w:szCs w:val="23"/>
        </w:rPr>
      </w:pPr>
      <w:r w:rsidDel="00000000" w:rsidR="00000000" w:rsidRPr="00000000">
        <w:rPr>
          <w:rtl w:val="0"/>
        </w:rPr>
      </w:r>
    </w:p>
    <w:p w:rsidR="00000000" w:rsidDel="00000000" w:rsidP="00000000" w:rsidRDefault="00000000" w:rsidRPr="00000000" w14:paraId="0000007C">
      <w:pPr>
        <w:spacing w:after="0" w:line="240" w:lineRule="auto"/>
        <w:rPr>
          <w:rFonts w:ascii=".SFUI-Regular" w:cs=".SFUI-Regular" w:eastAsia=".SFUI-Regular" w:hAnsi=".SFUI-Regular"/>
          <w:color w:val="1b1c1d"/>
          <w:sz w:val="23"/>
          <w:szCs w:val="23"/>
        </w:rPr>
      </w:pPr>
      <w:r w:rsidDel="00000000" w:rsidR="00000000" w:rsidRPr="00000000">
        <w:rPr>
          <w:rFonts w:ascii=".SFUI-Regular" w:cs=".SFUI-Regular" w:eastAsia=".SFUI-Regular" w:hAnsi=".SFUI-Regular"/>
          <w:color w:val="1b1c1d"/>
          <w:sz w:val="23"/>
          <w:szCs w:val="23"/>
          <w:rtl w:val="0"/>
        </w:rPr>
        <w:t xml:space="preserve">Follow US on social media (Social Media pages)</w:t>
      </w:r>
    </w:p>
    <w:p w:rsidR="00000000" w:rsidDel="00000000" w:rsidP="00000000" w:rsidRDefault="00000000" w:rsidRPr="00000000" w14:paraId="0000007D">
      <w:pPr>
        <w:spacing w:after="0" w:line="240" w:lineRule="auto"/>
        <w:rPr>
          <w:rFonts w:ascii=".SFUI-Regular" w:cs=".SFUI-Regular" w:eastAsia=".SFUI-Regular" w:hAnsi=".SFUI-Regular"/>
          <w:color w:val="1b1c1d"/>
          <w:sz w:val="23"/>
          <w:szCs w:val="23"/>
        </w:rPr>
      </w:pPr>
      <w:r w:rsidDel="00000000" w:rsidR="00000000" w:rsidRPr="00000000">
        <w:rPr>
          <w:rtl w:val="0"/>
        </w:rPr>
      </w:r>
    </w:p>
    <w:p w:rsidR="00000000" w:rsidDel="00000000" w:rsidP="00000000" w:rsidRDefault="00000000" w:rsidRPr="00000000" w14:paraId="0000007E">
      <w:pPr>
        <w:spacing w:after="0" w:line="240" w:lineRule="auto"/>
        <w:rPr>
          <w:rFonts w:ascii=".SFUI-Regular" w:cs=".SFUI-Regular" w:eastAsia=".SFUI-Regular" w:hAnsi=".SFUI-Regular"/>
          <w:color w:val="1b1c1d"/>
          <w:sz w:val="23"/>
          <w:szCs w:val="23"/>
        </w:rPr>
      </w:pPr>
      <w:r w:rsidDel="00000000" w:rsidR="00000000" w:rsidRPr="00000000">
        <w:rPr>
          <w:rFonts w:ascii=".SFUI-Regular" w:cs=".SFUI-Regular" w:eastAsia=".SFUI-Regular" w:hAnsi=".SFUI-Regular"/>
          <w:color w:val="1b1c1d"/>
          <w:sz w:val="23"/>
          <w:szCs w:val="23"/>
          <w:rtl w:val="0"/>
        </w:rPr>
        <w:t xml:space="preserve">Testimonials: (Friends, Family, Coworkers and other companies)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esa Welcome" w:id="2" w:date="2025-11-24T17:11:03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Bechir work on this</w:t>
      </w:r>
    </w:p>
  </w:comment>
  <w:comment w:author="Mariesa Welcome" w:id="1" w:date="2025-11-23T21:10:28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the same as McKinsey</w:t>
      </w:r>
    </w:p>
  </w:comment>
  <w:comment w:author="Mariesa Welcome" w:id="3" w:date="2025-11-24T11:55:22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copy each of the section from McKensey Page and change some of the wording, style and order.</w:t>
      </w:r>
    </w:p>
  </w:comment>
  <w:comment w:author="Mariesa Welcome" w:id="0" w:date="2025-11-23T20:52:37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@dbechir92@gmail.com is this the same as capabilities?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F" w15:done="0"/>
  <w15:commentEx w15:paraId="00000080" w15:done="0"/>
  <w15:commentEx w15:paraId="00000081" w15:done="0"/>
  <w15:commentEx w15:paraId="0000008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La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AppleSystemUIFont"/>
  <w:font w:name=".SFUI-Semibold"/>
  <w:font w:name=".SFUI-Regular"/>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D79F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D79F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D79F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D79F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D79F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D79F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D79F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D79F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D79F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D79F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D79F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D79F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D79F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D79F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D79F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D79F1"/>
    <w:rPr>
      <w:i w:val="1"/>
      <w:iCs w:val="1"/>
      <w:color w:val="404040" w:themeColor="text1" w:themeTint="0000BF"/>
    </w:rPr>
  </w:style>
  <w:style w:type="paragraph" w:styleId="ListParagraph">
    <w:name w:val="List Paragraph"/>
    <w:basedOn w:val="Normal"/>
    <w:uiPriority w:val="34"/>
    <w:qFormat w:val="1"/>
    <w:rsid w:val="00AD79F1"/>
    <w:pPr>
      <w:ind w:left="720"/>
      <w:contextualSpacing w:val="1"/>
    </w:pPr>
  </w:style>
  <w:style w:type="character" w:styleId="IntenseEmphasis">
    <w:name w:val="Intense Emphasis"/>
    <w:basedOn w:val="DefaultParagraphFont"/>
    <w:uiPriority w:val="21"/>
    <w:qFormat w:val="1"/>
    <w:rsid w:val="00AD79F1"/>
    <w:rPr>
      <w:i w:val="1"/>
      <w:iCs w:val="1"/>
      <w:color w:val="0f4761" w:themeColor="accent1" w:themeShade="0000BF"/>
    </w:rPr>
  </w:style>
  <w:style w:type="paragraph" w:styleId="IntenseQuote">
    <w:name w:val="Intense Quote"/>
    <w:basedOn w:val="Normal"/>
    <w:next w:val="Normal"/>
    <w:link w:val="IntenseQuoteChar"/>
    <w:uiPriority w:val="30"/>
    <w:qFormat w:val="1"/>
    <w:rsid w:val="00AD79F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D79F1"/>
    <w:rPr>
      <w:i w:val="1"/>
      <w:iCs w:val="1"/>
      <w:color w:val="0f4761" w:themeColor="accent1" w:themeShade="0000BF"/>
    </w:rPr>
  </w:style>
  <w:style w:type="character" w:styleId="IntenseReference">
    <w:name w:val="Intense Reference"/>
    <w:basedOn w:val="DefaultParagraphFont"/>
    <w:uiPriority w:val="32"/>
    <w:qFormat w:val="1"/>
    <w:rsid w:val="00AD79F1"/>
    <w:rPr>
      <w:b w:val="1"/>
      <w:bCs w:val="1"/>
      <w:smallCaps w:val="1"/>
      <w:color w:val="0f4761" w:themeColor="accent1" w:themeShade="0000BF"/>
      <w:spacing w:val="5"/>
    </w:rPr>
  </w:style>
  <w:style w:type="character" w:styleId="apple-converted-space" w:customStyle="1">
    <w:name w:val="apple-converted-space"/>
    <w:basedOn w:val="DefaultParagraphFont"/>
    <w:rsid w:val="003A3279"/>
  </w:style>
  <w:style w:type="character" w:styleId="Hyperlink">
    <w:name w:val="Hyperlink"/>
    <w:basedOn w:val="DefaultParagraphFont"/>
    <w:uiPriority w:val="99"/>
    <w:unhideWhenUsed w:val="1"/>
    <w:rsid w:val="003A3279"/>
    <w:rPr>
      <w:color w:val="467886" w:themeColor="hyperlink"/>
      <w:u w:val="single"/>
    </w:rPr>
  </w:style>
  <w:style w:type="character" w:styleId="UnresolvedMention">
    <w:name w:val="Unresolved Mention"/>
    <w:basedOn w:val="DefaultParagraphFont"/>
    <w:uiPriority w:val="99"/>
    <w:semiHidden w:val="1"/>
    <w:unhideWhenUsed w:val="1"/>
    <w:rsid w:val="003A3279"/>
    <w:rPr>
      <w:color w:val="605e5c"/>
      <w:shd w:color="auto" w:fill="e1dfdd" w:val="clear"/>
    </w:rPr>
  </w:style>
  <w:style w:type="paragraph" w:styleId="p1" w:customStyle="1">
    <w:name w:val="p1"/>
    <w:basedOn w:val="Normal"/>
    <w:rsid w:val="003A3279"/>
    <w:pPr>
      <w:spacing w:after="0" w:line="240" w:lineRule="auto"/>
    </w:pPr>
    <w:rPr>
      <w:rFonts w:ascii=".AppleSystemUIFont" w:cs="Times New Roman" w:eastAsia="Times New Roman" w:hAnsi=".AppleSystemUIFont"/>
      <w:color w:val="1b1c1d"/>
      <w:kern w:val="0"/>
      <w:sz w:val="23"/>
      <w:szCs w:val="23"/>
    </w:rPr>
  </w:style>
  <w:style w:type="character" w:styleId="s1" w:customStyle="1">
    <w:name w:val="s1"/>
    <w:basedOn w:val="DefaultParagraphFont"/>
    <w:rsid w:val="003A3279"/>
    <w:rPr>
      <w:rFonts w:ascii=".SFUI-Semibold" w:hAnsi=".SFUI-Semibold" w:hint="default"/>
      <w:b w:val="1"/>
      <w:bCs w:val="1"/>
      <w:i w:val="0"/>
      <w:iCs w:val="0"/>
      <w:sz w:val="23"/>
      <w:szCs w:val="23"/>
    </w:rPr>
  </w:style>
  <w:style w:type="character" w:styleId="s2" w:customStyle="1">
    <w:name w:val="s2"/>
    <w:basedOn w:val="DefaultParagraphFont"/>
    <w:rsid w:val="003A3279"/>
    <w:rPr>
      <w:rFonts w:ascii=".SFUI-Regular" w:hAnsi=".SFUI-Regular" w:hint="default"/>
      <w:b w:val="0"/>
      <w:bCs w:val="0"/>
      <w:i w:val="0"/>
      <w:iCs w:val="0"/>
      <w:sz w:val="23"/>
      <w:szCs w:val="23"/>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Info@ccitadelgroup.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Lato-regular.ttf"/><Relationship Id="rId4" Type="http://schemas.openxmlformats.org/officeDocument/2006/relationships/font" Target="fonts/Lato-bold.ttf"/><Relationship Id="rId5" Type="http://schemas.openxmlformats.org/officeDocument/2006/relationships/font" Target="fonts/Lato-italic.ttf"/><Relationship Id="rId6" Type="http://schemas.openxmlformats.org/officeDocument/2006/relationships/font" Target="fonts/La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mzuM/3Bx8byaCTid8I1FzjSIaQ==">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2025-11-21T17:49:00Z</dcterms:created>
  <dc:creator>bechir diabate</dc:creator>
</cp:coreProperties>
</file>